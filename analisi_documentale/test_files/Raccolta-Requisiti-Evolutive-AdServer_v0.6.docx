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3EEB" w:rsidRDefault="000F3EEB">
      <w:pPr>
        <w:rPr>
          <w:rFonts w:ascii="Calibri" w:eastAsia="Calibri" w:hAnsi="Calibri" w:cs="Calibri"/>
        </w:rPr>
      </w:pPr>
    </w:p>
    <w:p w14:paraId="00000002" w14:textId="77777777" w:rsidR="000F3EEB" w:rsidRDefault="000F3EEB">
      <w:pPr>
        <w:jc w:val="center"/>
        <w:rPr>
          <w:rFonts w:ascii="Cambria" w:eastAsia="Cambria" w:hAnsi="Cambria" w:cs="Cambria"/>
          <w:b/>
          <w:color w:val="365F91"/>
          <w:sz w:val="36"/>
          <w:szCs w:val="36"/>
        </w:rPr>
      </w:pPr>
    </w:p>
    <w:p w14:paraId="00000003" w14:textId="77777777" w:rsidR="000F3EEB" w:rsidRDefault="000F3EEB">
      <w:pPr>
        <w:jc w:val="center"/>
        <w:rPr>
          <w:rFonts w:ascii="Cambria" w:eastAsia="Cambria" w:hAnsi="Cambria" w:cs="Cambria"/>
          <w:b/>
          <w:color w:val="365F91"/>
          <w:sz w:val="36"/>
          <w:szCs w:val="36"/>
        </w:rPr>
      </w:pPr>
    </w:p>
    <w:p w14:paraId="00000004" w14:textId="77777777" w:rsidR="000F3EEB" w:rsidRDefault="000F3EEB">
      <w:pPr>
        <w:jc w:val="center"/>
        <w:rPr>
          <w:rFonts w:ascii="Cambria" w:eastAsia="Cambria" w:hAnsi="Cambria" w:cs="Cambria"/>
          <w:b/>
          <w:color w:val="365F91"/>
          <w:sz w:val="36"/>
          <w:szCs w:val="36"/>
        </w:rPr>
      </w:pPr>
    </w:p>
    <w:p w14:paraId="00000005" w14:textId="77777777" w:rsidR="000F3EEB" w:rsidRDefault="000F3EEB">
      <w:pPr>
        <w:rPr>
          <w:rFonts w:ascii="Cambria" w:eastAsia="Cambria" w:hAnsi="Cambria" w:cs="Cambria"/>
          <w:b/>
          <w:color w:val="365F91"/>
          <w:sz w:val="36"/>
          <w:szCs w:val="36"/>
        </w:rPr>
      </w:pPr>
    </w:p>
    <w:p w14:paraId="00000006" w14:textId="33049C66" w:rsidR="000F3EEB" w:rsidRDefault="002046EB">
      <w:pPr>
        <w:pStyle w:val="Title"/>
      </w:pPr>
      <w:r w:rsidRPr="002046EB">
        <w:t>Raccolta</w:t>
      </w:r>
      <w:r>
        <w:t xml:space="preserve"> </w:t>
      </w:r>
      <w:r w:rsidRPr="002046EB">
        <w:t>Requisiti</w:t>
      </w:r>
      <w:r>
        <w:t xml:space="preserve"> </w:t>
      </w:r>
      <w:r w:rsidRPr="002046EB">
        <w:t>Evolutive</w:t>
      </w:r>
      <w:r>
        <w:t xml:space="preserve"> </w:t>
      </w:r>
      <w:proofErr w:type="spellStart"/>
      <w:r w:rsidRPr="002046EB">
        <w:t>AdServer</w:t>
      </w:r>
      <w:proofErr w:type="spellEnd"/>
    </w:p>
    <w:p w14:paraId="00000007" w14:textId="77777777" w:rsidR="000F3EEB" w:rsidRDefault="000F3EEB">
      <w:pPr>
        <w:pStyle w:val="Subtitle"/>
        <w:jc w:val="center"/>
      </w:pPr>
      <w:bookmarkStart w:id="0" w:name="_sc7vg2y4zpbb" w:colFirst="0" w:colLast="0"/>
      <w:bookmarkEnd w:id="0"/>
    </w:p>
    <w:p w14:paraId="00000008" w14:textId="77777777" w:rsidR="000F3EEB" w:rsidRDefault="000F3EEB">
      <w:pPr>
        <w:jc w:val="center"/>
        <w:rPr>
          <w:rFonts w:ascii="Cambria" w:eastAsia="Cambria" w:hAnsi="Cambria" w:cs="Cambria"/>
          <w:b/>
          <w:color w:val="365F91"/>
          <w:sz w:val="36"/>
          <w:szCs w:val="36"/>
        </w:rPr>
      </w:pPr>
    </w:p>
    <w:p w14:paraId="00000009" w14:textId="77777777" w:rsidR="000F3EEB" w:rsidRDefault="000F3EEB">
      <w:pPr>
        <w:jc w:val="center"/>
        <w:rPr>
          <w:rFonts w:ascii="Cambria" w:eastAsia="Cambria" w:hAnsi="Cambria" w:cs="Cambria"/>
          <w:b/>
          <w:color w:val="365F91"/>
          <w:sz w:val="36"/>
          <w:szCs w:val="36"/>
        </w:rPr>
      </w:pPr>
    </w:p>
    <w:tbl>
      <w:tblPr>
        <w:tblW w:w="9549" w:type="dxa"/>
        <w:tblInd w:w="-115" w:type="dxa"/>
        <w:tblBorders>
          <w:top w:val="single" w:sz="8" w:space="0" w:color="4F81BD" w:themeColor="accent1"/>
          <w:bottom w:val="single" w:sz="8" w:space="0" w:color="4F81BD" w:themeColor="accent1"/>
        </w:tblBorders>
        <w:tblLayout w:type="fixed"/>
        <w:tblLook w:val="0000" w:firstRow="0" w:lastRow="0" w:firstColumn="0" w:lastColumn="0" w:noHBand="0" w:noVBand="0"/>
      </w:tblPr>
      <w:tblGrid>
        <w:gridCol w:w="1955"/>
        <w:gridCol w:w="988"/>
        <w:gridCol w:w="2694"/>
        <w:gridCol w:w="1956"/>
        <w:gridCol w:w="1956"/>
      </w:tblGrid>
      <w:tr w:rsidR="000F3EEB" w14:paraId="6F73973B" w14:textId="77777777" w:rsidTr="2F2ED39A">
        <w:tc>
          <w:tcPr>
            <w:tcW w:w="1955" w:type="dxa"/>
            <w:tcBorders>
              <w:top w:val="single" w:sz="8" w:space="0" w:color="4F81BD" w:themeColor="accent1"/>
              <w:left w:val="nil"/>
              <w:bottom w:val="single" w:sz="8" w:space="0" w:color="4F81BD" w:themeColor="accent1"/>
              <w:right w:val="nil"/>
            </w:tcBorders>
          </w:tcPr>
          <w:p w14:paraId="0000000A" w14:textId="77777777" w:rsidR="000F3EEB" w:rsidRDefault="008F7A31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DATA</w:t>
            </w:r>
          </w:p>
        </w:tc>
        <w:tc>
          <w:tcPr>
            <w:tcW w:w="988" w:type="dxa"/>
            <w:tcBorders>
              <w:top w:val="single" w:sz="8" w:space="0" w:color="4F81BD" w:themeColor="accent1"/>
              <w:left w:val="nil"/>
              <w:bottom w:val="single" w:sz="8" w:space="0" w:color="4F81BD" w:themeColor="accent1"/>
              <w:right w:val="nil"/>
            </w:tcBorders>
          </w:tcPr>
          <w:p w14:paraId="0000000B" w14:textId="77777777" w:rsidR="000F3EEB" w:rsidRDefault="008F7A31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REV</w:t>
            </w:r>
          </w:p>
        </w:tc>
        <w:tc>
          <w:tcPr>
            <w:tcW w:w="2694" w:type="dxa"/>
            <w:tcBorders>
              <w:top w:val="single" w:sz="8" w:space="0" w:color="4F81BD" w:themeColor="accent1"/>
              <w:left w:val="nil"/>
              <w:bottom w:val="single" w:sz="8" w:space="0" w:color="4F81BD" w:themeColor="accent1"/>
              <w:right w:val="nil"/>
            </w:tcBorders>
          </w:tcPr>
          <w:p w14:paraId="0000000C" w14:textId="77777777" w:rsidR="000F3EEB" w:rsidRDefault="008F7A31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DESCRIZIONE MODIFICHE</w:t>
            </w:r>
          </w:p>
        </w:tc>
        <w:tc>
          <w:tcPr>
            <w:tcW w:w="1956" w:type="dxa"/>
            <w:tcBorders>
              <w:top w:val="single" w:sz="8" w:space="0" w:color="4F81BD" w:themeColor="accent1"/>
              <w:left w:val="nil"/>
              <w:bottom w:val="single" w:sz="8" w:space="0" w:color="4F81BD" w:themeColor="accent1"/>
              <w:right w:val="nil"/>
            </w:tcBorders>
          </w:tcPr>
          <w:p w14:paraId="0000000D" w14:textId="77777777" w:rsidR="000F3EEB" w:rsidRDefault="008F7A31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REDAZIONE</w:t>
            </w:r>
          </w:p>
        </w:tc>
        <w:tc>
          <w:tcPr>
            <w:tcW w:w="1956" w:type="dxa"/>
            <w:tcBorders>
              <w:top w:val="single" w:sz="8" w:space="0" w:color="4F81BD" w:themeColor="accent1"/>
              <w:left w:val="nil"/>
              <w:bottom w:val="single" w:sz="8" w:space="0" w:color="4F81BD" w:themeColor="accent1"/>
              <w:right w:val="nil"/>
            </w:tcBorders>
          </w:tcPr>
          <w:p w14:paraId="0000000E" w14:textId="77777777" w:rsidR="000F3EEB" w:rsidRDefault="008F7A31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APPROVAZIONE</w:t>
            </w:r>
          </w:p>
        </w:tc>
      </w:tr>
      <w:tr w:rsidR="000F3EEB" w14:paraId="34ADA0B2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0000000F" w14:textId="62A39418" w:rsidR="000F3EEB" w:rsidRDefault="002046EB" w:rsidP="5767C0AD">
            <w:pPr>
              <w:spacing w:after="0" w:line="240" w:lineRule="auto"/>
              <w:jc w:val="center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365F91" w:themeColor="accent1" w:themeShade="BF"/>
              </w:rPr>
              <w:t>10</w:t>
            </w:r>
            <w:r w:rsidR="451CD65E" w:rsidRPr="2F2ED39A">
              <w:rPr>
                <w:b/>
                <w:bCs/>
                <w:color w:val="365F91" w:themeColor="accent1" w:themeShade="BF"/>
              </w:rPr>
              <w:t>/0</w:t>
            </w:r>
            <w:r>
              <w:rPr>
                <w:b/>
                <w:bCs/>
                <w:color w:val="365F91" w:themeColor="accent1" w:themeShade="BF"/>
              </w:rPr>
              <w:t>3</w:t>
            </w:r>
            <w:r w:rsidR="451CD65E" w:rsidRPr="2F2ED39A">
              <w:rPr>
                <w:b/>
                <w:bCs/>
                <w:color w:val="365F91" w:themeColor="accent1" w:themeShade="BF"/>
              </w:rPr>
              <w:t>/202</w:t>
            </w:r>
            <w:r>
              <w:rPr>
                <w:b/>
                <w:bCs/>
                <w:color w:val="365F91" w:themeColor="accent1" w:themeShade="BF"/>
              </w:rPr>
              <w:t>5</w:t>
            </w: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00000010" w14:textId="164CBA6C" w:rsidR="000F3EEB" w:rsidRDefault="008F7A31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0</w:t>
            </w:r>
            <w:r w:rsidR="00972A30">
              <w:rPr>
                <w:b/>
                <w:color w:val="365F91"/>
              </w:rPr>
              <w:t>.1</w:t>
            </w: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00000011" w14:textId="4F7C557B" w:rsidR="000F3EEB" w:rsidRDefault="6A60FA88" w:rsidP="149D086A">
            <w:pPr>
              <w:spacing w:after="0" w:line="240" w:lineRule="auto"/>
            </w:pPr>
            <w:r w:rsidRPr="149D086A">
              <w:rPr>
                <w:color w:val="365F91" w:themeColor="accent1" w:themeShade="BF"/>
              </w:rPr>
              <w:t>Prima Emissione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00000012" w14:textId="77777777" w:rsidR="000F3EEB" w:rsidRDefault="008F7A31">
            <w:pPr>
              <w:spacing w:after="0" w:line="240" w:lineRule="auto"/>
              <w:jc w:val="center"/>
              <w:rPr>
                <w:color w:val="365F91"/>
              </w:rPr>
            </w:pPr>
            <w:r>
              <w:rPr>
                <w:color w:val="365F91"/>
              </w:rPr>
              <w:t>Mashfrog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00000013" w14:textId="77777777" w:rsidR="000F3EEB" w:rsidRDefault="000F3EEB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EC4B9C" w14:paraId="06C8E8CC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5090DA59" w14:textId="612BAD4F" w:rsidR="00EC4B9C" w:rsidRDefault="006A2FDC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365F91" w:themeColor="accent1" w:themeShade="BF"/>
              </w:rPr>
              <w:t>14</w:t>
            </w:r>
            <w:r w:rsidR="006C7C07">
              <w:rPr>
                <w:b/>
                <w:bCs/>
                <w:color w:val="365F91" w:themeColor="accent1" w:themeShade="BF"/>
              </w:rPr>
              <w:t>/03/2025</w:t>
            </w: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601578F3" w14:textId="14D101C4" w:rsidR="00EC4B9C" w:rsidRDefault="006C7C07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0.2</w:t>
            </w: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32CDDC58" w14:textId="6EAEB61A" w:rsidR="00CD53BF" w:rsidRPr="149D086A" w:rsidRDefault="00D91C1E" w:rsidP="149D086A">
            <w:pPr>
              <w:spacing w:after="0" w:line="240" w:lineRule="auto"/>
              <w:rPr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Modificato il documento con la definizione dell’</w:t>
            </w:r>
            <w:proofErr w:type="spellStart"/>
            <w:r>
              <w:rPr>
                <w:color w:val="365F91" w:themeColor="accent1" w:themeShade="BF"/>
              </w:rPr>
              <w:t>as-is</w:t>
            </w:r>
            <w:proofErr w:type="spellEnd"/>
            <w:r>
              <w:rPr>
                <w:color w:val="365F91" w:themeColor="accent1" w:themeShade="BF"/>
              </w:rPr>
              <w:t xml:space="preserve"> sugli spoke</w:t>
            </w:r>
            <w:r w:rsidR="001A36CE">
              <w:rPr>
                <w:color w:val="365F91" w:themeColor="accent1" w:themeShade="BF"/>
              </w:rPr>
              <w:t xml:space="preserve"> descritti.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1E8ADC2F" w14:textId="3DA7840A" w:rsidR="00EC4B9C" w:rsidRDefault="006A2FDC">
            <w:pPr>
              <w:spacing w:after="0" w:line="240" w:lineRule="auto"/>
              <w:jc w:val="center"/>
              <w:rPr>
                <w:color w:val="365F91"/>
              </w:rPr>
            </w:pPr>
            <w:r>
              <w:rPr>
                <w:color w:val="365F91"/>
              </w:rPr>
              <w:t>Consulcesi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502DC41A" w14:textId="77777777" w:rsidR="00EC4B9C" w:rsidRDefault="00EC4B9C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EC4B9C" w14:paraId="5CB204C0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64979B4C" w14:textId="4390FD71" w:rsidR="00EC4B9C" w:rsidRDefault="006A2FDC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365F91" w:themeColor="accent1" w:themeShade="BF"/>
              </w:rPr>
              <w:t>18/03/</w:t>
            </w:r>
            <w:r w:rsidR="006A6FC5">
              <w:rPr>
                <w:b/>
                <w:bCs/>
                <w:color w:val="365F91" w:themeColor="accent1" w:themeShade="BF"/>
              </w:rPr>
              <w:t>2025</w:t>
            </w: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272D8D80" w14:textId="00A4DB33" w:rsidR="00EC4B9C" w:rsidRDefault="006A2FDC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0.3</w:t>
            </w: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01E20800" w14:textId="757B76E6" w:rsidR="006A2FDC" w:rsidRDefault="006A2FDC" w:rsidP="006A2FDC">
            <w:pPr>
              <w:spacing w:after="0" w:line="240" w:lineRule="auto"/>
              <w:rPr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 xml:space="preserve">Risposta </w:t>
            </w:r>
            <w:r w:rsidR="001A36CE">
              <w:rPr>
                <w:color w:val="365F91" w:themeColor="accent1" w:themeShade="BF"/>
              </w:rPr>
              <w:t xml:space="preserve">ai </w:t>
            </w:r>
            <w:r>
              <w:rPr>
                <w:color w:val="365F91" w:themeColor="accent1" w:themeShade="BF"/>
              </w:rPr>
              <w:t>commenti,</w:t>
            </w:r>
          </w:p>
          <w:p w14:paraId="199A27A4" w14:textId="5759A391" w:rsidR="00EC4B9C" w:rsidRPr="149D086A" w:rsidRDefault="006A2FDC" w:rsidP="006A2FDC">
            <w:pPr>
              <w:spacing w:after="0" w:line="240" w:lineRule="auto"/>
              <w:rPr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Aggiunta dell’</w:t>
            </w:r>
            <w:proofErr w:type="spellStart"/>
            <w:r>
              <w:rPr>
                <w:color w:val="365F91" w:themeColor="accent1" w:themeShade="BF"/>
              </w:rPr>
              <w:t>OpenPoint</w:t>
            </w:r>
            <w:proofErr w:type="spellEnd"/>
            <w:r>
              <w:rPr>
                <w:color w:val="365F91" w:themeColor="accent1" w:themeShade="BF"/>
              </w:rPr>
              <w:t xml:space="preserve"> 2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49EF84A3" w14:textId="61FF62D6" w:rsidR="00EC4B9C" w:rsidRDefault="00D91C1E">
            <w:pPr>
              <w:spacing w:after="0" w:line="240" w:lineRule="auto"/>
              <w:jc w:val="center"/>
              <w:rPr>
                <w:color w:val="365F91"/>
              </w:rPr>
            </w:pPr>
            <w:r>
              <w:rPr>
                <w:color w:val="365F91"/>
              </w:rPr>
              <w:t>Mashfrog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04C034B0" w14:textId="77777777" w:rsidR="00EC4B9C" w:rsidRDefault="00EC4B9C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5F0010" w14:paraId="0261DE3E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07E62B22" w14:textId="6D0E4484" w:rsidR="005F0010" w:rsidRDefault="005F0010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365F91" w:themeColor="accent1" w:themeShade="BF"/>
              </w:rPr>
              <w:t>18/03/</w:t>
            </w:r>
            <w:r w:rsidR="006A6FC5">
              <w:rPr>
                <w:b/>
                <w:bCs/>
                <w:color w:val="365F91" w:themeColor="accent1" w:themeShade="BF"/>
              </w:rPr>
              <w:t>2025</w:t>
            </w: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24117000" w14:textId="57F92978" w:rsidR="005F0010" w:rsidRDefault="003D4DF6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0.4</w:t>
            </w: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4C026FC3" w14:textId="7C2EFB53" w:rsidR="005F0010" w:rsidRDefault="0048486A" w:rsidP="006A2FDC">
            <w:pPr>
              <w:spacing w:after="0" w:line="240" w:lineRule="auto"/>
              <w:rPr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Aggiunto esempio all’</w:t>
            </w:r>
            <w:proofErr w:type="spellStart"/>
            <w:r>
              <w:rPr>
                <w:color w:val="365F91" w:themeColor="accent1" w:themeShade="BF"/>
              </w:rPr>
              <w:t>OpenPoint</w:t>
            </w:r>
            <w:proofErr w:type="spellEnd"/>
            <w:r>
              <w:rPr>
                <w:color w:val="365F91" w:themeColor="accent1" w:themeShade="BF"/>
              </w:rPr>
              <w:t xml:space="preserve"> 2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14867BC9" w14:textId="113C0258" w:rsidR="005F0010" w:rsidRDefault="0048486A">
            <w:pPr>
              <w:spacing w:after="0" w:line="240" w:lineRule="auto"/>
              <w:jc w:val="center"/>
              <w:rPr>
                <w:color w:val="365F91"/>
              </w:rPr>
            </w:pPr>
            <w:r>
              <w:rPr>
                <w:color w:val="365F91"/>
              </w:rPr>
              <w:t>Mashfrog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06478FBC" w14:textId="77777777" w:rsidR="005F0010" w:rsidRDefault="005F0010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6A6FC5" w14:paraId="21B70628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6F07F753" w14:textId="2D29BCF2" w:rsidR="006A6FC5" w:rsidRDefault="006A6FC5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365F91" w:themeColor="accent1" w:themeShade="BF"/>
              </w:rPr>
              <w:t>20/03/2025</w:t>
            </w: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1FA81F5E" w14:textId="7B3CB19A" w:rsidR="006A6FC5" w:rsidRDefault="006A6FC5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0.5</w:t>
            </w: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0FC82880" w14:textId="4A853A8D" w:rsidR="006A6FC5" w:rsidRDefault="006A6FC5" w:rsidP="006A2FDC">
            <w:pPr>
              <w:spacing w:after="0" w:line="240" w:lineRule="auto"/>
              <w:rPr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 xml:space="preserve">Aggiunta </w:t>
            </w:r>
            <w:r w:rsidR="002B79F2">
              <w:rPr>
                <w:color w:val="365F91" w:themeColor="accent1" w:themeShade="BF"/>
              </w:rPr>
              <w:t xml:space="preserve">l’indicazione di </w:t>
            </w:r>
            <w:r>
              <w:rPr>
                <w:color w:val="365F91" w:themeColor="accent1" w:themeShade="BF"/>
              </w:rPr>
              <w:t xml:space="preserve">divisione in fasi </w:t>
            </w:r>
            <w:r w:rsidR="002B79F2">
              <w:rPr>
                <w:color w:val="365F91" w:themeColor="accent1" w:themeShade="BF"/>
              </w:rPr>
              <w:t xml:space="preserve">di rilascio </w:t>
            </w:r>
            <w:r>
              <w:rPr>
                <w:color w:val="365F91" w:themeColor="accent1" w:themeShade="BF"/>
              </w:rPr>
              <w:t xml:space="preserve">da </w:t>
            </w:r>
            <w:proofErr w:type="spellStart"/>
            <w:r>
              <w:rPr>
                <w:color w:val="365F91" w:themeColor="accent1" w:themeShade="BF"/>
              </w:rPr>
              <w:t>Consulcesi</w:t>
            </w:r>
            <w:proofErr w:type="spellEnd"/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0CC677B1" w14:textId="6FEA4F98" w:rsidR="006A6FC5" w:rsidRDefault="002B79F2">
            <w:pPr>
              <w:spacing w:after="0" w:line="240" w:lineRule="auto"/>
              <w:jc w:val="center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Consulcesi</w:t>
            </w:r>
            <w:proofErr w:type="spellEnd"/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34EA75D4" w14:textId="77777777" w:rsidR="006A6FC5" w:rsidRDefault="006A6FC5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6A6FC5" w14:paraId="68909FA7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0573F298" w14:textId="47166160" w:rsidR="006A6FC5" w:rsidRDefault="002B79F2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365F91" w:themeColor="accent1" w:themeShade="BF"/>
              </w:rPr>
              <w:t>21/03/2025</w:t>
            </w: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4C2E5E53" w14:textId="68C1226A" w:rsidR="006A6FC5" w:rsidRDefault="002B79F2">
            <w:pPr>
              <w:spacing w:after="0" w:line="240" w:lineRule="auto"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0.6</w:t>
            </w: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29E57D55" w14:textId="558FBADD" w:rsidR="006A6FC5" w:rsidRDefault="002B79F2" w:rsidP="006A2FDC">
            <w:pPr>
              <w:spacing w:after="0" w:line="240" w:lineRule="auto"/>
              <w:rPr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 xml:space="preserve">Aggiunto le risposte agli </w:t>
            </w:r>
            <w:proofErr w:type="spellStart"/>
            <w:r>
              <w:rPr>
                <w:color w:val="365F91" w:themeColor="accent1" w:themeShade="BF"/>
              </w:rPr>
              <w:t>Openpoint</w:t>
            </w:r>
            <w:proofErr w:type="spellEnd"/>
            <w:r w:rsidR="00344FEE">
              <w:rPr>
                <w:color w:val="365F91" w:themeColor="accent1" w:themeShade="BF"/>
              </w:rPr>
              <w:t xml:space="preserve"> forniti nell’e</w:t>
            </w:r>
            <w:r w:rsidR="00B9021C">
              <w:rPr>
                <w:color w:val="365F91" w:themeColor="accent1" w:themeShade="BF"/>
              </w:rPr>
              <w:t>-</w:t>
            </w:r>
            <w:r w:rsidR="00344FEE">
              <w:rPr>
                <w:color w:val="365F91" w:themeColor="accent1" w:themeShade="BF"/>
              </w:rPr>
              <w:t>mail del 20/03/2025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6405DDEC" w14:textId="0592D7A5" w:rsidR="006A6FC5" w:rsidRDefault="00344FEE">
            <w:pPr>
              <w:spacing w:after="0" w:line="240" w:lineRule="auto"/>
              <w:jc w:val="center"/>
              <w:rPr>
                <w:color w:val="365F91"/>
              </w:rPr>
            </w:pPr>
            <w:r>
              <w:rPr>
                <w:color w:val="365F91"/>
              </w:rPr>
              <w:t>Mashfrog</w:t>
            </w: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501FA1D7" w14:textId="77777777" w:rsidR="006A6FC5" w:rsidRDefault="006A6FC5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6A6FC5" w14:paraId="28E30066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0F49AEC0" w14:textId="77777777" w:rsidR="006A6FC5" w:rsidRDefault="006A6FC5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18C1B081" w14:textId="77777777" w:rsidR="006A6FC5" w:rsidRDefault="006A6FC5">
            <w:pPr>
              <w:spacing w:after="0" w:line="240" w:lineRule="auto"/>
              <w:jc w:val="center"/>
              <w:rPr>
                <w:b/>
                <w:color w:val="365F91"/>
              </w:rPr>
            </w:pP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599CF38B" w14:textId="77777777" w:rsidR="006A6FC5" w:rsidRDefault="006A6FC5" w:rsidP="006A2FDC">
            <w:pPr>
              <w:spacing w:after="0" w:line="240" w:lineRule="auto"/>
              <w:rPr>
                <w:color w:val="365F91" w:themeColor="accent1" w:themeShade="BF"/>
              </w:rPr>
            </w:pP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7537FB8D" w14:textId="77777777" w:rsidR="006A6FC5" w:rsidRDefault="006A6FC5">
            <w:pPr>
              <w:spacing w:after="0" w:line="240" w:lineRule="auto"/>
              <w:jc w:val="center"/>
              <w:rPr>
                <w:color w:val="365F91"/>
              </w:rPr>
            </w:pP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7FBA4B2D" w14:textId="77777777" w:rsidR="006A6FC5" w:rsidRDefault="006A6FC5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6A6FC5" w14:paraId="3BC1E388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2793170F" w14:textId="1639BC09" w:rsidR="006A6FC5" w:rsidRDefault="00F662F0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  <w:ins w:id="1" w:author="Enrico Cicerano" w:date="2025-03-27T18:50:00Z" w16du:dateUtc="2025-03-27T17:50:00Z">
              <w:r>
                <w:rPr>
                  <w:b/>
                  <w:bCs/>
                  <w:color w:val="365F91" w:themeColor="accent1" w:themeShade="BF"/>
                </w:rPr>
                <w:t>27/03</w:t>
              </w:r>
            </w:ins>
            <w:ins w:id="2" w:author="Enrico Cicerano" w:date="2025-03-27T18:51:00Z" w16du:dateUtc="2025-03-27T17:51:00Z">
              <w:r>
                <w:rPr>
                  <w:b/>
                  <w:bCs/>
                  <w:color w:val="365F91" w:themeColor="accent1" w:themeShade="BF"/>
                </w:rPr>
                <w:t>/2025</w:t>
              </w:r>
            </w:ins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50E8514C" w14:textId="57F00FA4" w:rsidR="006A6FC5" w:rsidRDefault="00F662F0">
            <w:pPr>
              <w:spacing w:after="0" w:line="240" w:lineRule="auto"/>
              <w:jc w:val="center"/>
              <w:rPr>
                <w:b/>
                <w:color w:val="365F91"/>
              </w:rPr>
            </w:pPr>
            <w:ins w:id="3" w:author="Enrico Cicerano" w:date="2025-03-27T18:51:00Z" w16du:dateUtc="2025-03-27T17:51:00Z">
              <w:r>
                <w:rPr>
                  <w:b/>
                  <w:color w:val="365F91"/>
                </w:rPr>
                <w:t>0.7</w:t>
              </w:r>
            </w:ins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7B83A8F2" w14:textId="44D7E983" w:rsidR="006A6FC5" w:rsidRDefault="00D576C8" w:rsidP="006A2FDC">
            <w:pPr>
              <w:spacing w:after="0" w:line="240" w:lineRule="auto"/>
              <w:rPr>
                <w:color w:val="365F91" w:themeColor="accent1" w:themeShade="BF"/>
              </w:rPr>
            </w:pPr>
            <w:ins w:id="4" w:author="Enrico Cicerano" w:date="2025-03-27T18:51:00Z" w16du:dateUtc="2025-03-27T17:51:00Z">
              <w:r>
                <w:rPr>
                  <w:color w:val="365F91" w:themeColor="accent1" w:themeShade="BF"/>
                </w:rPr>
                <w:t>Aggiunto commenti per le risposte agli OP</w:t>
              </w:r>
            </w:ins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04F5520A" w14:textId="4D9425ED" w:rsidR="006A6FC5" w:rsidRDefault="00A27C8F">
            <w:pPr>
              <w:spacing w:after="0" w:line="240" w:lineRule="auto"/>
              <w:jc w:val="center"/>
              <w:rPr>
                <w:color w:val="365F91"/>
              </w:rPr>
            </w:pPr>
            <w:ins w:id="5" w:author="Enrico Cicerano" w:date="2025-03-27T18:51:00Z" w16du:dateUtc="2025-03-27T17:51:00Z">
              <w:r>
                <w:rPr>
                  <w:color w:val="365F91"/>
                </w:rPr>
                <w:t>Mashfrog</w:t>
              </w:r>
            </w:ins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52590281" w14:textId="77777777" w:rsidR="006A6FC5" w:rsidRDefault="006A6FC5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  <w:tr w:rsidR="006A6FC5" w14:paraId="37C1373E" w14:textId="77777777" w:rsidTr="2F2ED39A">
        <w:tc>
          <w:tcPr>
            <w:tcW w:w="1955" w:type="dxa"/>
            <w:tcBorders>
              <w:left w:val="nil"/>
              <w:right w:val="nil"/>
            </w:tcBorders>
            <w:shd w:val="clear" w:color="auto" w:fill="D3DFEE"/>
          </w:tcPr>
          <w:p w14:paraId="1842BBFD" w14:textId="77777777" w:rsidR="006A6FC5" w:rsidRDefault="006A6FC5" w:rsidP="5767C0AD">
            <w:pPr>
              <w:spacing w:after="0" w:line="240" w:lineRule="auto"/>
              <w:jc w:val="center"/>
              <w:rPr>
                <w:b/>
                <w:bCs/>
                <w:color w:val="365F91" w:themeColor="accent1" w:themeShade="BF"/>
              </w:rPr>
            </w:pPr>
          </w:p>
        </w:tc>
        <w:tc>
          <w:tcPr>
            <w:tcW w:w="988" w:type="dxa"/>
            <w:tcBorders>
              <w:left w:val="nil"/>
              <w:right w:val="nil"/>
            </w:tcBorders>
            <w:shd w:val="clear" w:color="auto" w:fill="D3DFEE"/>
          </w:tcPr>
          <w:p w14:paraId="53329BBF" w14:textId="77777777" w:rsidR="006A6FC5" w:rsidRDefault="006A6FC5">
            <w:pPr>
              <w:spacing w:after="0" w:line="240" w:lineRule="auto"/>
              <w:jc w:val="center"/>
              <w:rPr>
                <w:b/>
                <w:color w:val="365F91"/>
              </w:rPr>
            </w:pPr>
          </w:p>
        </w:tc>
        <w:tc>
          <w:tcPr>
            <w:tcW w:w="2694" w:type="dxa"/>
            <w:tcBorders>
              <w:left w:val="nil"/>
              <w:right w:val="nil"/>
            </w:tcBorders>
            <w:shd w:val="clear" w:color="auto" w:fill="D3DFEE"/>
          </w:tcPr>
          <w:p w14:paraId="578DC920" w14:textId="77777777" w:rsidR="006A6FC5" w:rsidRDefault="006A6FC5" w:rsidP="006A2FDC">
            <w:pPr>
              <w:spacing w:after="0" w:line="240" w:lineRule="auto"/>
              <w:rPr>
                <w:color w:val="365F91" w:themeColor="accent1" w:themeShade="BF"/>
              </w:rPr>
            </w:pP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7569A930" w14:textId="77777777" w:rsidR="006A6FC5" w:rsidRDefault="006A6FC5">
            <w:pPr>
              <w:spacing w:after="0" w:line="240" w:lineRule="auto"/>
              <w:jc w:val="center"/>
              <w:rPr>
                <w:color w:val="365F91"/>
              </w:rPr>
            </w:pPr>
          </w:p>
        </w:tc>
        <w:tc>
          <w:tcPr>
            <w:tcW w:w="1956" w:type="dxa"/>
            <w:tcBorders>
              <w:left w:val="nil"/>
              <w:right w:val="nil"/>
            </w:tcBorders>
            <w:shd w:val="clear" w:color="auto" w:fill="D3DFEE"/>
          </w:tcPr>
          <w:p w14:paraId="718C8B19" w14:textId="77777777" w:rsidR="006A6FC5" w:rsidRDefault="006A6FC5">
            <w:pPr>
              <w:spacing w:after="0" w:line="240" w:lineRule="auto"/>
              <w:jc w:val="center"/>
              <w:rPr>
                <w:color w:val="365F91"/>
              </w:rPr>
            </w:pPr>
          </w:p>
        </w:tc>
      </w:tr>
    </w:tbl>
    <w:p w14:paraId="414B2453" w14:textId="5C792179" w:rsidR="2F2ED39A" w:rsidRDefault="2F2ED39A"/>
    <w:p w14:paraId="00000023" w14:textId="77777777" w:rsidR="000F3EEB" w:rsidRDefault="000F3EEB">
      <w:pPr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00000024" w14:textId="77777777" w:rsidR="000F3EEB" w:rsidRDefault="000F3EEB">
      <w:pPr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00000025" w14:textId="77777777" w:rsidR="000F3EEB" w:rsidRDefault="000F3EEB">
      <w:pPr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00000026" w14:textId="77777777" w:rsidR="000F3EEB" w:rsidRDefault="000F3EEB">
      <w:pPr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00000027" w14:textId="77777777" w:rsidR="000F3EEB" w:rsidRDefault="000F3EEB">
      <w:pPr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00000028" w14:textId="77777777" w:rsidR="000F3EEB" w:rsidRDefault="000F3EEB">
      <w:pPr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00000029" w14:textId="77777777" w:rsidR="000F3EEB" w:rsidRDefault="008F7A31">
      <w:pPr>
        <w:rPr>
          <w:rFonts w:ascii="Cambria" w:eastAsia="Cambria" w:hAnsi="Cambria" w:cs="Cambria"/>
          <w:b/>
          <w:color w:val="365F91"/>
          <w:sz w:val="32"/>
          <w:szCs w:val="32"/>
        </w:rPr>
      </w:pPr>
      <w:r>
        <w:rPr>
          <w:rFonts w:ascii="Cambria" w:eastAsia="Cambria" w:hAnsi="Cambria" w:cs="Cambria"/>
          <w:b/>
          <w:color w:val="365F91"/>
          <w:sz w:val="32"/>
          <w:szCs w:val="32"/>
        </w:rPr>
        <w:tab/>
        <w:t xml:space="preserve"> </w:t>
      </w:r>
    </w:p>
    <w:p w14:paraId="0000002A" w14:textId="77777777" w:rsidR="000F3EEB" w:rsidRDefault="008F7A31">
      <w:pPr>
        <w:rPr>
          <w:rFonts w:ascii="Cambria" w:eastAsia="Cambria" w:hAnsi="Cambria" w:cs="Cambria"/>
          <w:b/>
          <w:color w:val="365F91"/>
        </w:rPr>
      </w:pPr>
      <w:r>
        <w:br w:type="page"/>
      </w:r>
    </w:p>
    <w:p w14:paraId="0000002B" w14:textId="77777777" w:rsidR="000F3EEB" w:rsidRDefault="000F3EEB">
      <w:pPr>
        <w:pStyle w:val="Heading1"/>
        <w:tabs>
          <w:tab w:val="left" w:pos="880"/>
        </w:tabs>
      </w:pPr>
      <w:bookmarkStart w:id="6" w:name="_gjdgxs" w:colFirst="0" w:colLast="0"/>
      <w:bookmarkEnd w:id="6"/>
    </w:p>
    <w:p w14:paraId="0000002C" w14:textId="77777777" w:rsidR="000F3EEB" w:rsidRDefault="000F3EEB"/>
    <w:p w14:paraId="0000002D" w14:textId="77777777" w:rsidR="000F3EEB" w:rsidRDefault="008F7A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Montserrat" w:eastAsia="Montserrat" w:hAnsi="Montserrat" w:cs="Montserrat"/>
          <w:b/>
          <w:color w:val="0061FF"/>
          <w:sz w:val="32"/>
          <w:szCs w:val="32"/>
        </w:rPr>
      </w:pPr>
      <w:r>
        <w:rPr>
          <w:rFonts w:ascii="Montserrat" w:eastAsia="Montserrat" w:hAnsi="Montserrat" w:cs="Montserrat"/>
          <w:b/>
          <w:color w:val="0061FF"/>
          <w:sz w:val="32"/>
          <w:szCs w:val="32"/>
        </w:rPr>
        <w:t>Indice</w:t>
      </w:r>
    </w:p>
    <w:p w14:paraId="0000002E" w14:textId="77777777" w:rsidR="000F3EEB" w:rsidRDefault="000F3E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Montserrat" w:eastAsia="Montserrat" w:hAnsi="Montserrat" w:cs="Montserrat"/>
          <w:b/>
          <w:color w:val="0061FF"/>
          <w:sz w:val="32"/>
          <w:szCs w:val="32"/>
        </w:rPr>
      </w:pPr>
    </w:p>
    <w:sdt>
      <w:sdtPr>
        <w:id w:val="1733071591"/>
        <w:docPartObj>
          <w:docPartGallery w:val="Table of Contents"/>
          <w:docPartUnique/>
        </w:docPartObj>
      </w:sdtPr>
      <w:sdtContent>
        <w:p w14:paraId="0A10C3ED" w14:textId="00D70571" w:rsidR="001B30B6" w:rsidRDefault="018AF62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2F2ED39A">
            <w:instrText>TOC \o "1-9" \z \u \h</w:instrText>
          </w:r>
          <w:r>
            <w:fldChar w:fldCharType="separate"/>
          </w:r>
          <w:hyperlink w:anchor="_Toc192605970" w:history="1">
            <w:r w:rsidR="001B30B6" w:rsidRPr="00641705">
              <w:rPr>
                <w:rStyle w:val="Hyperlink"/>
                <w:bCs/>
                <w:noProof/>
              </w:rPr>
              <w:t>Perimetro di riferimento</w:t>
            </w:r>
            <w:r w:rsidR="001B30B6">
              <w:rPr>
                <w:noProof/>
                <w:webHidden/>
              </w:rPr>
              <w:tab/>
            </w:r>
            <w:r w:rsidR="001B30B6">
              <w:rPr>
                <w:noProof/>
                <w:webHidden/>
              </w:rPr>
              <w:fldChar w:fldCharType="begin"/>
            </w:r>
            <w:r w:rsidR="001B30B6">
              <w:rPr>
                <w:noProof/>
                <w:webHidden/>
              </w:rPr>
              <w:instrText xml:space="preserve"> PAGEREF _Toc192605970 \h </w:instrText>
            </w:r>
            <w:r w:rsidR="001B30B6">
              <w:rPr>
                <w:noProof/>
                <w:webHidden/>
              </w:rPr>
            </w:r>
            <w:r w:rsidR="001B30B6">
              <w:rPr>
                <w:noProof/>
                <w:webHidden/>
              </w:rPr>
              <w:fldChar w:fldCharType="separate"/>
            </w:r>
            <w:r w:rsidR="001B30B6">
              <w:rPr>
                <w:noProof/>
                <w:webHidden/>
              </w:rPr>
              <w:t>4</w:t>
            </w:r>
            <w:r w:rsidR="001B30B6">
              <w:rPr>
                <w:noProof/>
                <w:webHidden/>
              </w:rPr>
              <w:fldChar w:fldCharType="end"/>
            </w:r>
          </w:hyperlink>
        </w:p>
        <w:p w14:paraId="40390642" w14:textId="00556941" w:rsidR="001B30B6" w:rsidRDefault="001B30B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605971" w:history="1">
            <w:r w:rsidRPr="00641705">
              <w:rPr>
                <w:rStyle w:val="Hyperlink"/>
                <w:bCs/>
                <w:noProof/>
              </w:rPr>
              <w:t>Raccolta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1DD6D" w14:textId="55BF3D78" w:rsidR="001B30B6" w:rsidRDefault="001B30B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605972" w:history="1">
            <w:r w:rsidRPr="00641705">
              <w:rPr>
                <w:rStyle w:val="Hyperlink"/>
                <w:bCs/>
                <w:noProof/>
              </w:rPr>
              <w:t>Openpoint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9B6D" w14:textId="2A3CB4AA" w:rsidR="001B30B6" w:rsidRDefault="001B30B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2605973" w:history="1">
            <w:r w:rsidRPr="00641705">
              <w:rPr>
                <w:rStyle w:val="Hyperlink"/>
                <w:bCs/>
                <w:noProof/>
              </w:rPr>
              <w:t>Assunzioni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13E3" w14:textId="23BF95F7" w:rsidR="018AF628" w:rsidRDefault="018AF628" w:rsidP="018AF628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00000032" w14:textId="77777777" w:rsidR="000F3EEB" w:rsidRDefault="000F3EEB">
      <w:pPr>
        <w:rPr>
          <w:color w:val="0061FF"/>
        </w:rPr>
      </w:pPr>
    </w:p>
    <w:p w14:paraId="7E4CD369" w14:textId="08E7D5C1" w:rsidR="2F2ED39A" w:rsidRDefault="2F2ED39A">
      <w:r>
        <w:br w:type="page"/>
      </w:r>
    </w:p>
    <w:p w14:paraId="00000042" w14:textId="6FC78F3C" w:rsidR="000F3EEB" w:rsidRPr="001B30B6" w:rsidRDefault="008F7A31" w:rsidP="2F2ED39A">
      <w:pPr>
        <w:pStyle w:val="Heading1"/>
        <w:rPr>
          <w:b w:val="0"/>
          <w:bCs/>
        </w:rPr>
      </w:pPr>
      <w:bookmarkStart w:id="7" w:name="_30j0zll"/>
      <w:bookmarkStart w:id="8" w:name="_Toc192605970"/>
      <w:bookmarkEnd w:id="7"/>
      <w:r w:rsidRPr="001B30B6">
        <w:rPr>
          <w:b w:val="0"/>
          <w:bCs/>
        </w:rPr>
        <w:t>Perimetro di riferimento</w:t>
      </w:r>
      <w:bookmarkEnd w:id="8"/>
      <w:r w:rsidR="55167FD8" w:rsidRPr="001B30B6">
        <w:rPr>
          <w:b w:val="0"/>
          <w:bCs/>
        </w:rPr>
        <w:t xml:space="preserve"> </w:t>
      </w:r>
    </w:p>
    <w:p w14:paraId="17468B37" w14:textId="6C601426" w:rsidR="149D086A" w:rsidRDefault="00676B01" w:rsidP="2F2ED39A">
      <w:r>
        <w:t>Sulla base degli sviluppi concordati</w:t>
      </w:r>
      <w:r w:rsidR="008B00AD">
        <w:t xml:space="preserve"> e portati in UAT</w:t>
      </w:r>
      <w:r w:rsidR="00540FA6">
        <w:t xml:space="preserve"> è emerso</w:t>
      </w:r>
      <w:r>
        <w:t xml:space="preserve"> </w:t>
      </w:r>
      <w:r w:rsidR="009E3F4E">
        <w:t xml:space="preserve">che </w:t>
      </w:r>
      <w:r w:rsidR="00985A29">
        <w:t xml:space="preserve">gli stakeholder hanno espresso la necessità </w:t>
      </w:r>
      <w:r w:rsidR="005548C7">
        <w:t xml:space="preserve">di integrare degli sviluppi </w:t>
      </w:r>
      <w:r w:rsidR="00E8061C">
        <w:t xml:space="preserve">evolutive </w:t>
      </w:r>
      <w:r w:rsidR="005548C7">
        <w:t>sulla gestione dell’</w:t>
      </w:r>
      <w:proofErr w:type="spellStart"/>
      <w:r w:rsidR="005548C7">
        <w:t>adserver</w:t>
      </w:r>
      <w:proofErr w:type="spellEnd"/>
      <w:r w:rsidR="00E8061C">
        <w:t xml:space="preserve">. Per raggiungere e comprendere </w:t>
      </w:r>
      <w:r w:rsidR="00812CF0">
        <w:t xml:space="preserve">il desiderata </w:t>
      </w:r>
      <w:r w:rsidR="005548C7">
        <w:t xml:space="preserve">sono state fatte </w:t>
      </w:r>
      <w:r w:rsidR="00812CF0">
        <w:t xml:space="preserve">diverse </w:t>
      </w:r>
      <w:r w:rsidR="005548C7">
        <w:t>interviste</w:t>
      </w:r>
      <w:r w:rsidR="00DA2BA8">
        <w:t xml:space="preserve"> agli </w:t>
      </w:r>
      <w:r w:rsidR="00812CF0">
        <w:t xml:space="preserve">stessi </w:t>
      </w:r>
      <w:r w:rsidR="00DA2BA8">
        <w:t>stakeholder</w:t>
      </w:r>
      <w:r w:rsidR="00F77390">
        <w:t xml:space="preserve"> e da queste interviste abbiamo prodotto questo primo documento informativo</w:t>
      </w:r>
      <w:r w:rsidR="00962CF2">
        <w:t>.</w:t>
      </w:r>
    </w:p>
    <w:p w14:paraId="22CFED17" w14:textId="14A97392" w:rsidR="00962CF2" w:rsidRDefault="00962CF2" w:rsidP="2F2ED39A">
      <w:r>
        <w:t>Gli stakeholder soggett</w:t>
      </w:r>
      <w:r w:rsidR="00E63B53">
        <w:t>i</w:t>
      </w:r>
      <w:r>
        <w:t xml:space="preserve"> di intervista sono stati:</w:t>
      </w:r>
    </w:p>
    <w:p w14:paraId="2084DAE7" w14:textId="52E8EDD7" w:rsidR="00164910" w:rsidRDefault="003746D4" w:rsidP="003746D4">
      <w:pPr>
        <w:pStyle w:val="ListParagraph"/>
        <w:numPr>
          <w:ilvl w:val="0"/>
          <w:numId w:val="13"/>
        </w:numPr>
      </w:pPr>
      <w:r>
        <w:t>Marzia Caposio</w:t>
      </w:r>
    </w:p>
    <w:p w14:paraId="7523FD7F" w14:textId="6349C7DA" w:rsidR="00962CF2" w:rsidRDefault="00962CF2" w:rsidP="003746D4">
      <w:pPr>
        <w:pStyle w:val="ListParagraph"/>
        <w:numPr>
          <w:ilvl w:val="0"/>
          <w:numId w:val="13"/>
        </w:numPr>
      </w:pPr>
      <w:r w:rsidRPr="018AF628">
        <w:t>Marco Cedrone</w:t>
      </w:r>
    </w:p>
    <w:p w14:paraId="7778A5D0" w14:textId="49372315" w:rsidR="00962CF2" w:rsidRDefault="00164910" w:rsidP="003746D4">
      <w:pPr>
        <w:pStyle w:val="ListParagraph"/>
        <w:numPr>
          <w:ilvl w:val="0"/>
          <w:numId w:val="13"/>
        </w:numPr>
      </w:pPr>
      <w:r w:rsidRPr="018AF628">
        <w:t>Matteo Verlato</w:t>
      </w:r>
    </w:p>
    <w:p w14:paraId="5E2575ED" w14:textId="2CFBFD2F" w:rsidR="526B40B2" w:rsidRPr="00A90CAA" w:rsidRDefault="526B40B2" w:rsidP="018AF628">
      <w:pPr>
        <w:pStyle w:val="Heading1"/>
        <w:rPr>
          <w:b w:val="0"/>
          <w:bCs/>
        </w:rPr>
      </w:pPr>
      <w:bookmarkStart w:id="9" w:name="_Toc192605971"/>
      <w:r w:rsidRPr="00A90CAA">
        <w:rPr>
          <w:b w:val="0"/>
          <w:bCs/>
        </w:rPr>
        <w:t>Raccolta dei requisiti</w:t>
      </w:r>
      <w:bookmarkEnd w:id="9"/>
    </w:p>
    <w:p w14:paraId="2E3796E4" w14:textId="77777777" w:rsidR="00B8152C" w:rsidRDefault="00B8152C" w:rsidP="018AF628"/>
    <w:p w14:paraId="4D7F6773" w14:textId="4A194442" w:rsidR="0C1D6CFA" w:rsidRDefault="0C1D6CFA" w:rsidP="018AF628">
      <w:r>
        <w:t xml:space="preserve">Attualmente </w:t>
      </w:r>
      <w:proofErr w:type="spellStart"/>
      <w:r w:rsidRPr="00B8152C">
        <w:rPr>
          <w:b/>
          <w:bCs/>
        </w:rPr>
        <w:t>PopSci</w:t>
      </w:r>
      <w:proofErr w:type="spellEnd"/>
      <w:r>
        <w:t xml:space="preserve"> prevede la definizione dei banner tramite widget interno al portale. Tali banner possono essere applicati a</w:t>
      </w:r>
      <w:r w:rsidR="00AD7FF3">
        <w:t>d Home Page,</w:t>
      </w:r>
      <w:r>
        <w:t xml:space="preserve"> pagina di categorie o dettagli di articolo</w:t>
      </w:r>
      <w:r w:rsidR="5C0F1630">
        <w:t xml:space="preserve">, in posizioni specifiche che </w:t>
      </w:r>
      <w:r w:rsidR="00C82E72">
        <w:t xml:space="preserve">oggi non hanno la possibilità di ruotare. </w:t>
      </w:r>
      <w:r w:rsidR="5C0F1630">
        <w:t>.</w:t>
      </w:r>
      <w:r w:rsidR="00A921E8">
        <w:t xml:space="preserve"> La rotazione oggi viene gestita manualmente.</w:t>
      </w:r>
      <w:r w:rsidR="5C0F1630">
        <w:t xml:space="preserve"> </w:t>
      </w:r>
      <w:r w:rsidR="76DBADC3">
        <w:t xml:space="preserve">Viene inserita un’immagine per i diversi formati, che nel caso dell’homepage prevedono una sola tipologia di banner </w:t>
      </w:r>
      <w:proofErr w:type="spellStart"/>
      <w:r w:rsidR="76DBADC3">
        <w:t>leaderboard</w:t>
      </w:r>
      <w:proofErr w:type="spellEnd"/>
      <w:r w:rsidR="00AB5A38">
        <w:t xml:space="preserve"> (</w:t>
      </w:r>
      <w:r w:rsidR="00CF3531">
        <w:t>a</w:t>
      </w:r>
      <w:r w:rsidR="00AB5A38">
        <w:t>d oggi in Home Page</w:t>
      </w:r>
      <w:r w:rsidR="008960D2">
        <w:t xml:space="preserve"> di Popsci.it</w:t>
      </w:r>
      <w:r w:rsidR="00AB5A38">
        <w:t xml:space="preserve"> oltre </w:t>
      </w:r>
      <w:proofErr w:type="spellStart"/>
      <w:r w:rsidR="00AB5A38">
        <w:t>Leaderboard</w:t>
      </w:r>
      <w:proofErr w:type="spellEnd"/>
      <w:r w:rsidR="00AB5A38">
        <w:t xml:space="preserve"> ci sono anche i Box laterali)</w:t>
      </w:r>
      <w:r w:rsidR="6CCF3675">
        <w:t xml:space="preserve"> Il flusso per registrare il banner è ritenuto semplice e rapido.</w:t>
      </w:r>
      <w:r w:rsidR="002920A1">
        <w:t xml:space="preserve"> </w:t>
      </w:r>
      <w:r w:rsidR="007C25D2" w:rsidRPr="00AF5B60">
        <w:rPr>
          <w:b/>
          <w:bCs/>
        </w:rPr>
        <w:t>(FASE 1)</w:t>
      </w:r>
    </w:p>
    <w:p w14:paraId="44E55FE2" w14:textId="6786D931" w:rsidR="76DBADC3" w:rsidRPr="007548E4" w:rsidRDefault="76DBADC3" w:rsidP="018AF628">
      <w:pPr>
        <w:rPr>
          <w:b/>
          <w:bCs/>
        </w:rPr>
      </w:pPr>
      <w:proofErr w:type="spellStart"/>
      <w:r w:rsidRPr="1C149DB8">
        <w:rPr>
          <w:b/>
          <w:bCs/>
        </w:rPr>
        <w:t>Medical</w:t>
      </w:r>
      <w:proofErr w:type="spellEnd"/>
      <w:r w:rsidRPr="1C149DB8">
        <w:rPr>
          <w:b/>
          <w:bCs/>
        </w:rPr>
        <w:t xml:space="preserve"> Magazine</w:t>
      </w:r>
      <w:r>
        <w:t xml:space="preserve"> prevede la configurazione di banner differenti a seconda dell’utente, </w:t>
      </w:r>
      <w:r w:rsidR="26440E29">
        <w:t xml:space="preserve">che al momento riguarda la gestione solo del target della categoria professionale. </w:t>
      </w:r>
      <w:r w:rsidR="00F673F3">
        <w:t xml:space="preserve">Le </w:t>
      </w:r>
      <w:r w:rsidR="00D450AB">
        <w:t>pagina</w:t>
      </w:r>
      <w:r w:rsidR="00CB7F17">
        <w:t xml:space="preserve"> </w:t>
      </w:r>
      <w:r w:rsidR="00F673F3">
        <w:t xml:space="preserve">di categoria </w:t>
      </w:r>
      <w:r w:rsidR="00C41B55">
        <w:t xml:space="preserve">presentano i Banner pubblici visibili a tutti gli utenti non loggati, cambiano </w:t>
      </w:r>
      <w:r w:rsidR="00746957">
        <w:t>in accordo al target una volta che utente ha effettuale la login</w:t>
      </w:r>
      <w:r w:rsidR="001E711E">
        <w:t xml:space="preserve">. Le pagine di dettaglio delle singole categorie essendo </w:t>
      </w:r>
      <w:r w:rsidR="00E95AD0">
        <w:t xml:space="preserve">sempre protette (non pubbliche) presentano solo i Banner in accordo alla categoria </w:t>
      </w:r>
      <w:commentRangeStart w:id="10"/>
      <w:r w:rsidR="00E95AD0">
        <w:t>professionale</w:t>
      </w:r>
      <w:commentRangeEnd w:id="10"/>
      <w:r w:rsidR="00A740B0">
        <w:rPr>
          <w:rStyle w:val="CommentReference"/>
        </w:rPr>
        <w:commentReference w:id="10"/>
      </w:r>
      <w:r w:rsidR="00E95AD0">
        <w:t xml:space="preserve"> dell’utente.</w:t>
      </w:r>
      <w:r w:rsidR="00746957">
        <w:t xml:space="preserve"> </w:t>
      </w:r>
      <w:r w:rsidR="1B08FDC0">
        <w:t>La</w:t>
      </w:r>
      <w:r>
        <w:t xml:space="preserve"> disposizione rispetta sempre la soluzione di un banner </w:t>
      </w:r>
      <w:proofErr w:type="spellStart"/>
      <w:r>
        <w:t>leaderboard</w:t>
      </w:r>
      <w:proofErr w:type="spellEnd"/>
      <w:r>
        <w:t xml:space="preserve"> e tre banner box laterali.</w:t>
      </w:r>
      <w:r w:rsidR="7F66B48B">
        <w:t xml:space="preserve"> </w:t>
      </w:r>
      <w:r w:rsidR="2CD22B74" w:rsidRPr="00C73C86">
        <w:rPr>
          <w:highlight w:val="yellow"/>
        </w:rPr>
        <w:t xml:space="preserve">I banner vengono associati alle categorie redazionali, con la possibilità di </w:t>
      </w:r>
      <w:r w:rsidR="00DE36CC" w:rsidRPr="00C73C86">
        <w:rPr>
          <w:highlight w:val="yellow"/>
        </w:rPr>
        <w:t xml:space="preserve"> Banner</w:t>
      </w:r>
      <w:r w:rsidR="2CD22B74" w:rsidRPr="00C73C86">
        <w:rPr>
          <w:highlight w:val="yellow"/>
        </w:rPr>
        <w:t xml:space="preserve"> che rientrano in più categorie</w:t>
      </w:r>
      <w:r w:rsidR="2CD22B74">
        <w:t>. I formati previsti dei banner sono</w:t>
      </w:r>
      <w:r w:rsidR="2331B92F">
        <w:t xml:space="preserve">: 728x90 e 300x250. </w:t>
      </w:r>
      <w:r w:rsidR="2CD22B74">
        <w:t>Il flusso per registrare il banner è articolato e dispendioso in termini di tempo</w:t>
      </w:r>
      <w:r w:rsidR="149544D5">
        <w:t>.</w:t>
      </w:r>
      <w:r w:rsidR="00655200">
        <w:t xml:space="preserve"> Ad oggi la rotazione</w:t>
      </w:r>
      <w:r w:rsidR="00643A92">
        <w:t xml:space="preserve">, </w:t>
      </w:r>
      <w:r w:rsidR="00655200">
        <w:t>se è necessari</w:t>
      </w:r>
      <w:r w:rsidR="00643A92">
        <w:t xml:space="preserve">a, </w:t>
      </w:r>
      <w:r w:rsidR="00655200">
        <w:t>viene gestita ma</w:t>
      </w:r>
      <w:r w:rsidR="000229BF">
        <w:t>nualmente</w:t>
      </w:r>
      <w:r w:rsidR="00643A92">
        <w:t xml:space="preserve">. </w:t>
      </w:r>
      <w:r w:rsidR="0077390B">
        <w:t>Anche la rimozione è gestita manualmente</w:t>
      </w:r>
      <w:r w:rsidR="0077390B" w:rsidRPr="007548E4">
        <w:rPr>
          <w:b/>
          <w:bCs/>
        </w:rPr>
        <w:t xml:space="preserve">. </w:t>
      </w:r>
      <w:r w:rsidR="0043660A" w:rsidRPr="007548E4">
        <w:rPr>
          <w:b/>
          <w:bCs/>
        </w:rPr>
        <w:t>(FASE 2 al netto del multi categoria già prevista in fase 1</w:t>
      </w:r>
      <w:r w:rsidR="00B36AEB" w:rsidRPr="007548E4">
        <w:rPr>
          <w:b/>
          <w:bCs/>
        </w:rPr>
        <w:t xml:space="preserve">: </w:t>
      </w:r>
      <w:proofErr w:type="spellStart"/>
      <w:r w:rsidR="00B36AEB" w:rsidRPr="007548E4">
        <w:rPr>
          <w:b/>
          <w:bCs/>
        </w:rPr>
        <w:t>vds</w:t>
      </w:r>
      <w:proofErr w:type="spellEnd"/>
      <w:r w:rsidR="00B36AEB" w:rsidRPr="007548E4">
        <w:rPr>
          <w:b/>
          <w:bCs/>
        </w:rPr>
        <w:t>. QS)</w:t>
      </w:r>
    </w:p>
    <w:p w14:paraId="195CDEFC" w14:textId="473089FF" w:rsidR="149544D5" w:rsidRDefault="149544D5" w:rsidP="018AF628">
      <w:r>
        <w:t xml:space="preserve">Per </w:t>
      </w:r>
      <w:r w:rsidRPr="00132C56">
        <w:rPr>
          <w:b/>
          <w:bCs/>
        </w:rPr>
        <w:t>Quotidiano Sanità</w:t>
      </w:r>
      <w:r>
        <w:t xml:space="preserve"> è attesa di default la rotazione dei banner dello stesso formato</w:t>
      </w:r>
      <w:r w:rsidR="007C77B3">
        <w:t xml:space="preserve"> (</w:t>
      </w:r>
      <w:proofErr w:type="spellStart"/>
      <w:r w:rsidR="007C77B3">
        <w:t>e.g</w:t>
      </w:r>
      <w:proofErr w:type="spellEnd"/>
      <w:r w:rsidR="007C77B3">
        <w:t>: tutti Box</w:t>
      </w:r>
      <w:r w:rsidR="000E2A3D">
        <w:t>)</w:t>
      </w:r>
      <w:r>
        <w:t>/</w:t>
      </w:r>
      <w:r w:rsidR="00985084">
        <w:t>nell’</w:t>
      </w:r>
      <w:r w:rsidR="00B044E6">
        <w:t xml:space="preserve">area </w:t>
      </w:r>
      <w:r w:rsidR="00AF2808">
        <w:t>della</w:t>
      </w:r>
      <w:r w:rsidR="000C736F">
        <w:t xml:space="preserve"> </w:t>
      </w:r>
      <w:r>
        <w:t>pagin</w:t>
      </w:r>
      <w:r w:rsidR="00390046">
        <w:t>e</w:t>
      </w:r>
      <w:r w:rsidR="00424177">
        <w:t xml:space="preserve"> </w:t>
      </w:r>
      <w:r w:rsidR="00390046">
        <w:t>del sito</w:t>
      </w:r>
      <w:r w:rsidR="00B044E6">
        <w:t xml:space="preserve"> che raggruppa </w:t>
      </w:r>
      <w:r w:rsidR="00985084">
        <w:t>più posizioni</w:t>
      </w:r>
      <w:r w:rsidR="00AF2808">
        <w:t xml:space="preserve"> per la visualizzazione dei </w:t>
      </w:r>
      <w:proofErr w:type="spellStart"/>
      <w:r w:rsidR="00AF2808">
        <w:t>banner</w:t>
      </w:r>
      <w:r w:rsidR="00390046">
        <w:t>.</w:t>
      </w:r>
      <w:r w:rsidR="35316AB1">
        <w:t>L’assegnazione</w:t>
      </w:r>
      <w:proofErr w:type="spellEnd"/>
      <w:r w:rsidR="35316AB1">
        <w:t xml:space="preserve"> dei banner viene fatta per categorie, con l’esigenza talvolta di fissare un banner in una posizione fissa e specifica. </w:t>
      </w:r>
      <w:r w:rsidR="00DE36CC">
        <w:t xml:space="preserve">I Banner vengono associati alle categorie redazionali, con la possibilità di Banner che rientrano in più </w:t>
      </w:r>
      <w:r w:rsidR="00C93D48">
        <w:t xml:space="preserve">o tutte le </w:t>
      </w:r>
      <w:r w:rsidR="00DE36CC">
        <w:t xml:space="preserve">categorie. </w:t>
      </w:r>
      <w:r w:rsidR="35316AB1">
        <w:t>Qualora il set di banner della pagina preveda un banner fisso, gli altri devono comunque prevedere una rotazione tra loro.</w:t>
      </w:r>
      <w:r w:rsidR="18D01970">
        <w:t xml:space="preserve"> Nel flusso di lavoro si prevede normalmente di associare un solo banner per campagna, ma non si esclude un’associazione multipla</w:t>
      </w:r>
      <w:r w:rsidR="18D01970" w:rsidRPr="00424177">
        <w:rPr>
          <w:b/>
          <w:bCs/>
        </w:rPr>
        <w:t>.</w:t>
      </w:r>
      <w:r w:rsidR="00B36AEB" w:rsidRPr="00424177">
        <w:rPr>
          <w:b/>
          <w:bCs/>
        </w:rPr>
        <w:t>(FASE 1)</w:t>
      </w:r>
    </w:p>
    <w:p w14:paraId="48FA8489" w14:textId="2F005948" w:rsidR="18D01970" w:rsidRDefault="18D01970" w:rsidP="018AF628">
      <w:r>
        <w:t xml:space="preserve">Dall’analisi di </w:t>
      </w:r>
      <w:proofErr w:type="spellStart"/>
      <w:r w:rsidRPr="00132C56">
        <w:rPr>
          <w:b/>
          <w:bCs/>
        </w:rPr>
        <w:t>PharmacyScanner</w:t>
      </w:r>
      <w:proofErr w:type="spellEnd"/>
      <w:r>
        <w:t xml:space="preserve"> è emersa l’esigenza di preved</w:t>
      </w:r>
      <w:r w:rsidR="0E3DFBB4">
        <w:t xml:space="preserve">ere il supporto agli </w:t>
      </w:r>
      <w:proofErr w:type="spellStart"/>
      <w:r w:rsidR="0E3DFBB4">
        <w:t>skin</w:t>
      </w:r>
      <w:proofErr w:type="spellEnd"/>
      <w:r w:rsidR="0E3DFBB4">
        <w:t xml:space="preserve">-banner, che si applicano trasversalmente a tutto il sito. Può essere possibile associare più banner </w:t>
      </w:r>
      <w:r w:rsidR="00E60F95">
        <w:t>di una stessa tipologia (</w:t>
      </w:r>
      <w:proofErr w:type="spellStart"/>
      <w:r w:rsidR="00E60F95">
        <w:t>e.g</w:t>
      </w:r>
      <w:proofErr w:type="spellEnd"/>
      <w:r w:rsidR="00E60F95">
        <w:t xml:space="preserve">: </w:t>
      </w:r>
      <w:proofErr w:type="spellStart"/>
      <w:r w:rsidR="00E60F95">
        <w:t>Skin</w:t>
      </w:r>
      <w:proofErr w:type="spellEnd"/>
      <w:r w:rsidR="00E60F95">
        <w:t xml:space="preserve">, </w:t>
      </w:r>
      <w:proofErr w:type="spellStart"/>
      <w:r w:rsidR="00E60F95">
        <w:t>Leaderboard</w:t>
      </w:r>
      <w:proofErr w:type="spellEnd"/>
      <w:r w:rsidR="00E60F95">
        <w:t>, Box….)</w:t>
      </w:r>
      <w:r w:rsidR="0964B670">
        <w:t xml:space="preserve"> nello stesso periodo temporale</w:t>
      </w:r>
      <w:r w:rsidR="0E3DFBB4">
        <w:t>, c</w:t>
      </w:r>
      <w:r w:rsidR="2EAA40E7">
        <w:t xml:space="preserve">on un meccanismo di challange che porta alla visualizzazione di un determinato banner. Tale selezione deve prevedere la </w:t>
      </w:r>
      <w:proofErr w:type="spellStart"/>
      <w:r w:rsidR="2EAA40E7">
        <w:t>targettizzazione</w:t>
      </w:r>
      <w:proofErr w:type="spellEnd"/>
      <w:r w:rsidR="2EAA40E7">
        <w:t xml:space="preserve"> secondo HCP</w:t>
      </w:r>
      <w:r w:rsidR="02561B64">
        <w:t xml:space="preserve">. </w:t>
      </w:r>
      <w:r w:rsidR="00070538">
        <w:t xml:space="preserve"> </w:t>
      </w:r>
      <w:r w:rsidR="00A84789">
        <w:t xml:space="preserve">Deve essere </w:t>
      </w:r>
      <w:r w:rsidR="00A84789" w:rsidRPr="00A84789">
        <w:t>gesti</w:t>
      </w:r>
      <w:r w:rsidR="00A84789">
        <w:t>ta</w:t>
      </w:r>
      <w:r w:rsidR="00A84789" w:rsidRPr="00A84789">
        <w:t xml:space="preserve"> la rotazione a tutta pagina, ossia verticalmente (sia in home che nelle altre pagine) sulla stessa tipologia di formato</w:t>
      </w:r>
      <w:r w:rsidR="00A84789">
        <w:t xml:space="preserve"> (</w:t>
      </w:r>
      <w:proofErr w:type="spellStart"/>
      <w:r w:rsidR="00A84789">
        <w:t>e.g</w:t>
      </w:r>
      <w:proofErr w:type="spellEnd"/>
      <w:r w:rsidR="00A84789">
        <w:t xml:space="preserve">: </w:t>
      </w:r>
      <w:proofErr w:type="spellStart"/>
      <w:r w:rsidR="00A84789">
        <w:t>Leaderboard</w:t>
      </w:r>
      <w:proofErr w:type="spellEnd"/>
      <w:r w:rsidR="00A84789">
        <w:t>, Box.</w:t>
      </w:r>
      <w:r w:rsidR="00A84789" w:rsidRPr="00A84789">
        <w:t> </w:t>
      </w:r>
      <w:r w:rsidR="02561B64">
        <w:t>Inoltre, deve essere possibile definire dei banner per contenuto</w:t>
      </w:r>
      <w:r w:rsidR="00716A11">
        <w:t xml:space="preserve"> (articolo)</w:t>
      </w:r>
      <w:r w:rsidR="02561B64">
        <w:t xml:space="preserve"> per supportare l’assegnazione di un banner</w:t>
      </w:r>
      <w:r w:rsidR="285A3BA8">
        <w:t xml:space="preserve"> fisso e</w:t>
      </w:r>
      <w:r w:rsidR="02561B64">
        <w:t xml:space="preserve"> specifico a un contenuto</w:t>
      </w:r>
      <w:r w:rsidR="00BD0903">
        <w:t xml:space="preserve"> (articolo)</w:t>
      </w:r>
      <w:r w:rsidR="02561B64">
        <w:t xml:space="preserve"> di tipo pub</w:t>
      </w:r>
      <w:r w:rsidR="007B04FB">
        <w:t>b</w:t>
      </w:r>
      <w:r w:rsidR="02561B64">
        <w:t>liredazionale</w:t>
      </w:r>
      <w:r w:rsidR="3B532C1A">
        <w:t>, da inserirsi nel contesto dell’editor del contenuto</w:t>
      </w:r>
      <w:r w:rsidR="00A36409">
        <w:t xml:space="preserve"> (articolo)</w:t>
      </w:r>
      <w:r w:rsidR="02561B64">
        <w:t xml:space="preserve">. Il </w:t>
      </w:r>
      <w:r w:rsidR="5073C4C4">
        <w:t>flu</w:t>
      </w:r>
      <w:r w:rsidR="1A6B0F92">
        <w:t>sso di lavoro richiede il supporto a una schedulazione dei banner per intervalli di date specifiche ed eventualmente a periodi ricorrenti</w:t>
      </w:r>
      <w:r w:rsidR="001F454C">
        <w:t xml:space="preserve"> (Flight)</w:t>
      </w:r>
      <w:r w:rsidR="1A6B0F92">
        <w:t>.</w:t>
      </w:r>
      <w:r w:rsidR="381B24EF">
        <w:t xml:space="preserve"> Questa programmazione dei banner deve prevedere anche la possibilità di sospendere la campagna pubblicitaria, come talvolta richiesto dai clienti.</w:t>
      </w:r>
      <w:r w:rsidR="009207B0">
        <w:t xml:space="preserve"> </w:t>
      </w:r>
      <w:r w:rsidR="00F332D5">
        <w:t xml:space="preserve">Deve essere </w:t>
      </w:r>
      <w:r w:rsidR="00D0685E" w:rsidRPr="00D0685E">
        <w:t>possibile fissare un banner in una specifica posizione così che venga escluso dalla rotazione per quella tipologia di formato; gli altri banner ruoteranno intorno a parità di formato di spazio nelle posizioni libere.</w:t>
      </w:r>
      <w:r w:rsidR="00B36AEB">
        <w:t xml:space="preserve"> </w:t>
      </w:r>
      <w:r w:rsidR="00B36AEB" w:rsidRPr="00307E44">
        <w:rPr>
          <w:b/>
          <w:bCs/>
        </w:rPr>
        <w:t>(FASE 4)</w:t>
      </w:r>
    </w:p>
    <w:p w14:paraId="75051BF1" w14:textId="7B7754D2" w:rsidR="00CD38F2" w:rsidRDefault="5F12E495" w:rsidP="018AF628">
      <w:r>
        <w:t xml:space="preserve">Inoltre, per semplificare l’attività di gestione dell’AD Server </w:t>
      </w:r>
      <w:r w:rsidR="58314C56">
        <w:t>all’attuale configurazione della campagna devono essere aggiunti due campi facoltativi: “Commerciale” e “Referente”.</w:t>
      </w:r>
      <w:r w:rsidR="00B36AEB" w:rsidRPr="00B36AEB">
        <w:rPr>
          <w:b/>
          <w:bCs/>
        </w:rPr>
        <w:t xml:space="preserve"> </w:t>
      </w:r>
      <w:r w:rsidR="00B36AEB" w:rsidRPr="005A607F">
        <w:rPr>
          <w:b/>
          <w:bCs/>
        </w:rPr>
        <w:t>(FASE 4)</w:t>
      </w:r>
    </w:p>
    <w:p w14:paraId="56B78F7E" w14:textId="6EDDD6A9" w:rsidR="00CA3008" w:rsidRDefault="119948A5" w:rsidP="018AF628">
      <w:r>
        <w:t xml:space="preserve">Per </w:t>
      </w:r>
      <w:r w:rsidR="0085467C">
        <w:t>facilitare</w:t>
      </w:r>
      <w:r>
        <w:t xml:space="preserve"> la ricerca </w:t>
      </w:r>
      <w:r w:rsidR="5F12E495">
        <w:t>viene richiesta l’aggiunta di un filtro “Progetto” nella pagina dei banner</w:t>
      </w:r>
      <w:r w:rsidR="3328E961">
        <w:t>.</w:t>
      </w:r>
      <w:r w:rsidR="5F12E495">
        <w:t xml:space="preserve"> Tale indicazione di progetto deve essere riportata anche sulla tabella </w:t>
      </w:r>
      <w:r w:rsidR="04C6967A">
        <w:t xml:space="preserve">dei risultati. </w:t>
      </w:r>
      <w:r w:rsidR="00CA3008" w:rsidRPr="00307E44">
        <w:rPr>
          <w:b/>
          <w:bCs/>
        </w:rPr>
        <w:t>(FASE 2)</w:t>
      </w:r>
    </w:p>
    <w:p w14:paraId="333FE317" w14:textId="1F989027" w:rsidR="5F12E495" w:rsidRDefault="04C6967A" w:rsidP="018AF628">
      <w:r>
        <w:t>Analogamente nella pagina delle campagne</w:t>
      </w:r>
      <w:r w:rsidR="70D1108A">
        <w:t xml:space="preserve"> è richiesta l’aggiunta dei filtri “Nome”, “Cliente”, “Agenzia” e “Progetto”</w:t>
      </w:r>
      <w:r w:rsidR="47B0B6C0">
        <w:t>, mentre nell’elenco dei risultati deve essere immedia</w:t>
      </w:r>
      <w:r w:rsidR="772FC1DC">
        <w:t>ta</w:t>
      </w:r>
      <w:r w:rsidR="47B0B6C0">
        <w:t xml:space="preserve">mente riscontrabile l’elenco effettivo dei target (ad esempio tramite </w:t>
      </w:r>
      <w:proofErr w:type="spellStart"/>
      <w:r w:rsidR="47B0B6C0">
        <w:t>tooltip</w:t>
      </w:r>
      <w:proofErr w:type="spellEnd"/>
      <w:r w:rsidR="47B0B6C0">
        <w:t xml:space="preserve"> sopra il valore del numero dei target della campagna).</w:t>
      </w:r>
      <w:r w:rsidR="00CA3008" w:rsidRPr="00307E44">
        <w:rPr>
          <w:b/>
          <w:bCs/>
        </w:rPr>
        <w:t>(FASE 2)</w:t>
      </w:r>
    </w:p>
    <w:p w14:paraId="0DBEE4AF" w14:textId="7952E58A" w:rsidR="003A4203" w:rsidRPr="00307E44" w:rsidRDefault="002A4132" w:rsidP="018AF628">
      <w:pPr>
        <w:rPr>
          <w:b/>
          <w:bCs/>
        </w:rPr>
      </w:pPr>
      <w:r>
        <w:t xml:space="preserve">In tutte le schermate dove </w:t>
      </w:r>
      <w:r w:rsidR="00893DF2">
        <w:t xml:space="preserve">viene riportato il numero di Target e il numero </w:t>
      </w:r>
      <w:r w:rsidR="00944CEC">
        <w:t>dei banner,</w:t>
      </w:r>
      <w:r w:rsidR="000C4DEA">
        <w:t xml:space="preserve"> è necessario prevedere un sistema (tipo </w:t>
      </w:r>
      <w:proofErr w:type="spellStart"/>
      <w:r w:rsidR="000C4DEA">
        <w:t>tooltip</w:t>
      </w:r>
      <w:proofErr w:type="spellEnd"/>
      <w:r w:rsidR="000C4DEA">
        <w:t xml:space="preserve"> o un pop-up) che </w:t>
      </w:r>
      <w:r w:rsidR="003C1315">
        <w:t>visualizzi i dettagli d</w:t>
      </w:r>
      <w:r w:rsidR="00634707">
        <w:t xml:space="preserve">i Target e </w:t>
      </w:r>
      <w:r w:rsidR="00944CEC">
        <w:t xml:space="preserve">dei Banner. </w:t>
      </w:r>
      <w:r w:rsidR="003D20C7" w:rsidRPr="00307E44">
        <w:rPr>
          <w:b/>
          <w:bCs/>
        </w:rPr>
        <w:t>(FASE 2)</w:t>
      </w:r>
    </w:p>
    <w:p w14:paraId="6A4F6649" w14:textId="3EA4AC0C" w:rsidR="00230834" w:rsidRDefault="47B0B6C0" w:rsidP="018AF628">
      <w:r>
        <w:t>Infine, il flusso di assegnazione dei banner deve prevedere l</w:t>
      </w:r>
      <w:r w:rsidR="6E2021EE">
        <w:t xml:space="preserve">’assegnazione </w:t>
      </w:r>
      <w:r w:rsidR="15DF3577">
        <w:t xml:space="preserve">di un determinato sito Spoke </w:t>
      </w:r>
      <w:r w:rsidR="6E2021EE">
        <w:t>(homepage e categorie)</w:t>
      </w:r>
      <w:r w:rsidR="44989217">
        <w:t xml:space="preserve"> senza ricorrere alla selezione manuale d</w:t>
      </w:r>
      <w:r w:rsidR="0A59BE67">
        <w:t>elle singole categorie/posizioni.</w:t>
      </w:r>
      <w:r w:rsidR="5821741F">
        <w:t xml:space="preserve"> </w:t>
      </w:r>
      <w:r w:rsidR="00230834" w:rsidRPr="00307E44">
        <w:rPr>
          <w:b/>
          <w:bCs/>
        </w:rPr>
        <w:t>(FASE 2)</w:t>
      </w:r>
    </w:p>
    <w:p w14:paraId="17432605" w14:textId="163AD4AC" w:rsidR="47B0B6C0" w:rsidRDefault="5821741F" w:rsidP="018AF628">
      <w:r>
        <w:t xml:space="preserve">Per </w:t>
      </w:r>
      <w:r w:rsidR="458D9DD9">
        <w:t>mantenere</w:t>
      </w:r>
      <w:r>
        <w:t xml:space="preserve"> uno storico delle configurazioni applicate, si dovrebbe prevedere uno stato “archiviato”</w:t>
      </w:r>
      <w:r w:rsidR="00DE6EE4">
        <w:t xml:space="preserve"> ( e i relat</w:t>
      </w:r>
      <w:r w:rsidR="00727F77">
        <w:t>ivi filtri per la ricerca)</w:t>
      </w:r>
      <w:r>
        <w:t xml:space="preserve"> </w:t>
      </w:r>
      <w:r w:rsidR="26EE7448">
        <w:t>per le campagne terminate e prevedere una cancellazione solo logica delle campagne/banner al fine di mantenere traccia nel database</w:t>
      </w:r>
      <w:r w:rsidR="26EE7448" w:rsidRPr="00307E44">
        <w:rPr>
          <w:b/>
          <w:bCs/>
        </w:rPr>
        <w:t>.</w:t>
      </w:r>
      <w:r w:rsidR="00230834" w:rsidRPr="00307E44">
        <w:rPr>
          <w:b/>
          <w:bCs/>
        </w:rPr>
        <w:t>(</w:t>
      </w:r>
      <w:r w:rsidR="000759EC" w:rsidRPr="00307E44">
        <w:rPr>
          <w:b/>
          <w:bCs/>
        </w:rPr>
        <w:t>FASE 3)</w:t>
      </w:r>
    </w:p>
    <w:p w14:paraId="239367A8" w14:textId="3C1AE40C" w:rsidR="2A45071B" w:rsidRPr="00A90CAA" w:rsidRDefault="2A45071B" w:rsidP="00A90CAA">
      <w:pPr>
        <w:pStyle w:val="Heading1"/>
        <w:rPr>
          <w:b w:val="0"/>
          <w:bCs/>
        </w:rPr>
      </w:pPr>
      <w:bookmarkStart w:id="11" w:name="_Toc192605972"/>
      <w:proofErr w:type="spellStart"/>
      <w:r w:rsidRPr="00A90CAA">
        <w:rPr>
          <w:b w:val="0"/>
          <w:bCs/>
        </w:rPr>
        <w:t>O</w:t>
      </w:r>
      <w:r w:rsidR="00A90CAA">
        <w:rPr>
          <w:b w:val="0"/>
          <w:bCs/>
        </w:rPr>
        <w:t>penpoint</w:t>
      </w:r>
      <w:bookmarkEnd w:id="11"/>
      <w:proofErr w:type="spellEnd"/>
    </w:p>
    <w:p w14:paraId="4005A6FE" w14:textId="239AFEB6" w:rsidR="2081BBF1" w:rsidRDefault="00BC3A86" w:rsidP="00637A77">
      <w:pPr>
        <w:pStyle w:val="ListParagraph"/>
        <w:numPr>
          <w:ilvl w:val="0"/>
          <w:numId w:val="14"/>
        </w:numPr>
      </w:pPr>
      <w:r>
        <w:t>È emerso</w:t>
      </w:r>
      <w:r w:rsidR="2081BBF1">
        <w:t xml:space="preserve"> </w:t>
      </w:r>
      <w:r>
        <w:t xml:space="preserve">durante </w:t>
      </w:r>
      <w:r w:rsidR="003C2F76">
        <w:t>le</w:t>
      </w:r>
      <w:r>
        <w:t xml:space="preserve"> interviste </w:t>
      </w:r>
      <w:r w:rsidR="2081BBF1">
        <w:t>che al momento la gestione de</w:t>
      </w:r>
      <w:r w:rsidR="00DE0CFD">
        <w:t>lle posizioni e dei</w:t>
      </w:r>
      <w:r w:rsidR="2081BBF1">
        <w:t xml:space="preserve"> formati non è </w:t>
      </w:r>
      <w:r w:rsidR="0D4A06A7">
        <w:t xml:space="preserve">omogenea </w:t>
      </w:r>
      <w:r w:rsidR="2081BBF1">
        <w:t>tra i diversi siti Spoke</w:t>
      </w:r>
      <w:r w:rsidR="58FD145C">
        <w:t>.</w:t>
      </w:r>
      <w:r w:rsidR="7507DA65">
        <w:t xml:space="preserve"> </w:t>
      </w:r>
      <w:r w:rsidR="58FD145C">
        <w:t xml:space="preserve"> </w:t>
      </w:r>
      <w:r w:rsidR="36612145">
        <w:t xml:space="preserve">Il Cliente ha informato della necessità di un riscontro interno sulla possibilità di </w:t>
      </w:r>
      <w:r w:rsidR="36612145" w:rsidRPr="00637A77">
        <w:rPr>
          <w:b/>
          <w:bCs/>
        </w:rPr>
        <w:t>uniformare</w:t>
      </w:r>
      <w:r w:rsidR="36612145">
        <w:t xml:space="preserve"> </w:t>
      </w:r>
      <w:r w:rsidR="36612145" w:rsidRPr="00637A77">
        <w:rPr>
          <w:b/>
          <w:bCs/>
        </w:rPr>
        <w:t>posizioni</w:t>
      </w:r>
      <w:r w:rsidR="36612145">
        <w:t xml:space="preserve"> e</w:t>
      </w:r>
      <w:r w:rsidR="009379F2">
        <w:t>/o</w:t>
      </w:r>
      <w:r w:rsidR="64DC491A">
        <w:t xml:space="preserve"> </w:t>
      </w:r>
      <w:r w:rsidR="64DC491A" w:rsidRPr="00637A77">
        <w:rPr>
          <w:b/>
          <w:bCs/>
        </w:rPr>
        <w:t>formati</w:t>
      </w:r>
      <w:r w:rsidR="64DC491A">
        <w:t xml:space="preserve"> dei banner</w:t>
      </w:r>
      <w:r w:rsidR="001F39DF">
        <w:t xml:space="preserve"> </w:t>
      </w:r>
      <w:r w:rsidR="36612145">
        <w:t>. Si resta in attesa dell’esito di tale analisi</w:t>
      </w:r>
      <w:r w:rsidR="590B999F">
        <w:t>.</w:t>
      </w:r>
      <w:r w:rsidR="00ED3DDD">
        <w:t xml:space="preserve"> (</w:t>
      </w:r>
      <w:proofErr w:type="spellStart"/>
      <w:r w:rsidR="00ED3DDD">
        <w:t>owner</w:t>
      </w:r>
      <w:proofErr w:type="spellEnd"/>
      <w:r w:rsidR="00ED3DDD">
        <w:t xml:space="preserve"> Stakeholder </w:t>
      </w:r>
      <w:proofErr w:type="spellStart"/>
      <w:r w:rsidR="00ED3DDD">
        <w:t>Consulcesi</w:t>
      </w:r>
      <w:proofErr w:type="spellEnd"/>
      <w:r w:rsidR="00ED3DDD">
        <w:t>)</w:t>
      </w:r>
      <w:r w:rsidR="00793A24">
        <w:t>.</w:t>
      </w:r>
    </w:p>
    <w:p w14:paraId="6EA5A148" w14:textId="37FCD1CB" w:rsidR="00793A24" w:rsidRDefault="00793A24" w:rsidP="00307E44">
      <w:pPr>
        <w:pStyle w:val="ListParagraph"/>
      </w:pPr>
      <w:r>
        <w:t>Risposta:</w:t>
      </w:r>
    </w:p>
    <w:p w14:paraId="6E5EA7B2" w14:textId="366CB82D" w:rsidR="002A47B5" w:rsidRDefault="00472BD5" w:rsidP="00CF7B4B">
      <w:pPr>
        <w:pStyle w:val="ListParagraph"/>
      </w:pPr>
      <w:r>
        <w:t>Formati Standar</w:t>
      </w:r>
      <w:r w:rsidR="00793A24">
        <w:t>d:</w:t>
      </w:r>
    </w:p>
    <w:p w14:paraId="7CD482C7" w14:textId="77777777" w:rsidR="00793A24" w:rsidRPr="009C3812" w:rsidRDefault="00793A24" w:rsidP="009C3812">
      <w:pPr>
        <w:pStyle w:val="ListParagraph"/>
        <w:numPr>
          <w:ilvl w:val="0"/>
          <w:numId w:val="15"/>
        </w:numPr>
        <w:rPr>
          <w:lang w:val="en-US"/>
        </w:rPr>
      </w:pPr>
      <w:r w:rsidRPr="009C3812">
        <w:rPr>
          <w:lang w:val="en-US"/>
        </w:rPr>
        <w:t>leaderboard (728x90)</w:t>
      </w:r>
    </w:p>
    <w:p w14:paraId="7FAA18EE" w14:textId="77777777" w:rsidR="00793A24" w:rsidRPr="009C3812" w:rsidRDefault="00793A24" w:rsidP="009C3812">
      <w:pPr>
        <w:pStyle w:val="ListParagraph"/>
        <w:numPr>
          <w:ilvl w:val="0"/>
          <w:numId w:val="15"/>
        </w:numPr>
        <w:rPr>
          <w:lang w:val="en-US"/>
        </w:rPr>
      </w:pPr>
      <w:r w:rsidRPr="009C3812">
        <w:rPr>
          <w:lang w:val="en-US"/>
        </w:rPr>
        <w:t>box (300x250)</w:t>
      </w:r>
    </w:p>
    <w:p w14:paraId="07BCF8B2" w14:textId="77777777" w:rsidR="00793A24" w:rsidRDefault="00793A24" w:rsidP="009C3812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3812">
        <w:rPr>
          <w:lang w:val="en-US"/>
        </w:rPr>
        <w:t>skinbanner</w:t>
      </w:r>
      <w:proofErr w:type="spellEnd"/>
      <w:r w:rsidRPr="009C3812">
        <w:rPr>
          <w:lang w:val="en-US"/>
        </w:rPr>
        <w:t xml:space="preserve"> (1920x1080) </w:t>
      </w:r>
    </w:p>
    <w:p w14:paraId="6FA875D0" w14:textId="361611FD" w:rsidR="00793A24" w:rsidRDefault="00793A24" w:rsidP="002D587C">
      <w:pPr>
        <w:pStyle w:val="ListParagraph"/>
        <w:numPr>
          <w:ilvl w:val="0"/>
          <w:numId w:val="15"/>
        </w:numPr>
        <w:rPr>
          <w:lang w:val="en-US"/>
        </w:rPr>
      </w:pPr>
      <w:r w:rsidRPr="009C3812">
        <w:rPr>
          <w:lang w:val="en-US"/>
        </w:rPr>
        <w:t>Half Page (300x600)</w:t>
      </w:r>
    </w:p>
    <w:p w14:paraId="07D53D0B" w14:textId="77777777" w:rsidR="00426D59" w:rsidRDefault="002D587C" w:rsidP="00426D59">
      <w:pPr>
        <w:ind w:firstLine="720"/>
        <w:rPr>
          <w:lang w:val="en-US"/>
        </w:rPr>
      </w:pPr>
      <w:proofErr w:type="spellStart"/>
      <w:r>
        <w:rPr>
          <w:lang w:val="en-US"/>
        </w:rPr>
        <w:t>Posizioni</w:t>
      </w:r>
      <w:proofErr w:type="spellEnd"/>
      <w:r>
        <w:rPr>
          <w:lang w:val="en-US"/>
        </w:rPr>
        <w:t xml:space="preserve"> :</w:t>
      </w:r>
    </w:p>
    <w:p w14:paraId="47CA273A" w14:textId="0D538262" w:rsidR="00426D59" w:rsidRPr="009C3812" w:rsidRDefault="00426D59" w:rsidP="009C3812">
      <w:pPr>
        <w:pStyle w:val="ListParagraph"/>
        <w:numPr>
          <w:ilvl w:val="1"/>
          <w:numId w:val="16"/>
        </w:numPr>
      </w:pPr>
      <w:r w:rsidRPr="009C3812">
        <w:t>QS:</w:t>
      </w:r>
    </w:p>
    <w:p w14:paraId="314FB7C9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 xml:space="preserve">1 </w:t>
      </w:r>
      <w:proofErr w:type="spellStart"/>
      <w:r w:rsidRPr="009C3812">
        <w:t>leaderboard</w:t>
      </w:r>
      <w:proofErr w:type="spellEnd"/>
    </w:p>
    <w:p w14:paraId="5A4A5A15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30 box</w:t>
      </w:r>
    </w:p>
    <w:p w14:paraId="716EBD14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2 manchette</w:t>
      </w:r>
    </w:p>
    <w:p w14:paraId="4058A638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1 testatina</w:t>
      </w:r>
    </w:p>
    <w:p w14:paraId="6D1BE23E" w14:textId="0F622051" w:rsidR="00426D59" w:rsidRPr="009C3812" w:rsidRDefault="00426D59" w:rsidP="009C3812">
      <w:pPr>
        <w:pStyle w:val="ListParagraph"/>
        <w:numPr>
          <w:ilvl w:val="1"/>
          <w:numId w:val="16"/>
        </w:numPr>
      </w:pPr>
      <w:r w:rsidRPr="009C3812">
        <w:t>QS PRO:</w:t>
      </w:r>
    </w:p>
    <w:p w14:paraId="61C349C0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1 leaderboard</w:t>
      </w:r>
    </w:p>
    <w:p w14:paraId="1BF133E0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3 box</w:t>
      </w:r>
    </w:p>
    <w:p w14:paraId="6DF32420" w14:textId="195CEC28" w:rsidR="00426D59" w:rsidRPr="00C872D6" w:rsidRDefault="00426D59" w:rsidP="009C3812">
      <w:pPr>
        <w:pStyle w:val="ListParagraph"/>
        <w:numPr>
          <w:ilvl w:val="1"/>
          <w:numId w:val="16"/>
        </w:numPr>
        <w:rPr>
          <w:lang w:val="en-US"/>
        </w:rPr>
      </w:pPr>
      <w:r w:rsidRPr="009C3812">
        <w:t>SIF:</w:t>
      </w:r>
    </w:p>
    <w:p w14:paraId="23BDD3EA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1 leaderboard</w:t>
      </w:r>
    </w:p>
    <w:p w14:paraId="44778E40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 xml:space="preserve">10 box </w:t>
      </w:r>
    </w:p>
    <w:p w14:paraId="3F166A80" w14:textId="01DF42FE" w:rsidR="00426D59" w:rsidRPr="00F0009E" w:rsidRDefault="00426D59" w:rsidP="009C3812">
      <w:pPr>
        <w:pStyle w:val="ListParagraph"/>
        <w:numPr>
          <w:ilvl w:val="1"/>
          <w:numId w:val="16"/>
        </w:numPr>
        <w:rPr>
          <w:lang w:val="en-US"/>
        </w:rPr>
      </w:pPr>
      <w:r w:rsidRPr="009C3812">
        <w:t>POPSCI</w:t>
      </w:r>
    </w:p>
    <w:p w14:paraId="5A00931B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3 leaderboard</w:t>
      </w:r>
    </w:p>
    <w:p w14:paraId="63184E25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 xml:space="preserve">25 box </w:t>
      </w:r>
    </w:p>
    <w:p w14:paraId="1FD98F06" w14:textId="201BB9C5" w:rsidR="00426D59" w:rsidRPr="00F0009E" w:rsidRDefault="00426D59" w:rsidP="009C3812">
      <w:pPr>
        <w:pStyle w:val="ListParagraph"/>
        <w:numPr>
          <w:ilvl w:val="1"/>
          <w:numId w:val="16"/>
        </w:numPr>
        <w:rPr>
          <w:lang w:val="en-US"/>
        </w:rPr>
      </w:pPr>
      <w:r w:rsidRPr="009C3812">
        <w:t>SAINTASK</w:t>
      </w:r>
    </w:p>
    <w:p w14:paraId="7850AEE5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3 leaderboard</w:t>
      </w:r>
    </w:p>
    <w:p w14:paraId="4A527F9A" w14:textId="77777777" w:rsidR="00426D59" w:rsidRPr="00426D59" w:rsidRDefault="00426D59" w:rsidP="009C3812">
      <w:pPr>
        <w:pStyle w:val="ListParagraph"/>
        <w:numPr>
          <w:ilvl w:val="2"/>
          <w:numId w:val="16"/>
        </w:numPr>
        <w:rPr>
          <w:lang w:val="en-US"/>
        </w:rPr>
      </w:pPr>
      <w:r w:rsidRPr="009C3812">
        <w:t>10 box</w:t>
      </w:r>
    </w:p>
    <w:p w14:paraId="59F60CE3" w14:textId="77777777" w:rsidR="00426D59" w:rsidRPr="009C3812" w:rsidRDefault="00426D59" w:rsidP="009C3812">
      <w:pPr>
        <w:pStyle w:val="ListParagraph"/>
        <w:numPr>
          <w:ilvl w:val="1"/>
          <w:numId w:val="16"/>
        </w:numPr>
      </w:pPr>
      <w:r w:rsidRPr="009C3812">
        <w:t>DAILY HEALTH INDUSTRY</w:t>
      </w:r>
    </w:p>
    <w:p w14:paraId="2F159D61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 xml:space="preserve">3 </w:t>
      </w:r>
      <w:proofErr w:type="spellStart"/>
      <w:r w:rsidRPr="009C3812">
        <w:t>leaderboard</w:t>
      </w:r>
      <w:proofErr w:type="spellEnd"/>
    </w:p>
    <w:p w14:paraId="6B434CFB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10 box</w:t>
      </w:r>
    </w:p>
    <w:p w14:paraId="17558408" w14:textId="7C41B07B" w:rsidR="00426D59" w:rsidRPr="009C3812" w:rsidRDefault="00426D59" w:rsidP="009C3812">
      <w:pPr>
        <w:pStyle w:val="ListParagraph"/>
        <w:numPr>
          <w:ilvl w:val="1"/>
          <w:numId w:val="16"/>
        </w:numPr>
      </w:pPr>
      <w:r w:rsidRPr="009C3812">
        <w:t>FARMA MESE/PANORAMA COSMETICO</w:t>
      </w:r>
    </w:p>
    <w:p w14:paraId="46B6D3B7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1 leaderboard</w:t>
      </w:r>
    </w:p>
    <w:p w14:paraId="6EE4DEC8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3 box</w:t>
      </w:r>
    </w:p>
    <w:p w14:paraId="039A2D79" w14:textId="342F4446" w:rsidR="00426D59" w:rsidRPr="00F0009E" w:rsidRDefault="00426D59" w:rsidP="009C3812">
      <w:pPr>
        <w:pStyle w:val="ListParagraph"/>
        <w:numPr>
          <w:ilvl w:val="1"/>
          <w:numId w:val="16"/>
        </w:numPr>
        <w:rPr>
          <w:lang w:val="en-US"/>
        </w:rPr>
      </w:pPr>
      <w:r w:rsidRPr="009C3812">
        <w:t>PHARMACY SCANNER</w:t>
      </w:r>
    </w:p>
    <w:p w14:paraId="4CCF26DD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 xml:space="preserve">1 </w:t>
      </w:r>
      <w:proofErr w:type="spellStart"/>
      <w:r w:rsidRPr="009C3812">
        <w:t>skinbanner</w:t>
      </w:r>
      <w:proofErr w:type="spellEnd"/>
    </w:p>
    <w:p w14:paraId="4212D70F" w14:textId="77777777" w:rsidR="00426D59" w:rsidRPr="009C3812" w:rsidRDefault="00426D59" w:rsidP="009C3812">
      <w:pPr>
        <w:pStyle w:val="ListParagraph"/>
        <w:numPr>
          <w:ilvl w:val="2"/>
          <w:numId w:val="16"/>
        </w:numPr>
      </w:pPr>
      <w:r w:rsidRPr="009C3812">
        <w:t>3 leaderboard</w:t>
      </w:r>
    </w:p>
    <w:p w14:paraId="3BEF4FD1" w14:textId="67D12E11" w:rsidR="002D587C" w:rsidRPr="00F0009E" w:rsidRDefault="00426D59" w:rsidP="009C3812">
      <w:pPr>
        <w:pStyle w:val="ListParagraph"/>
        <w:numPr>
          <w:ilvl w:val="2"/>
          <w:numId w:val="16"/>
        </w:numPr>
      </w:pPr>
      <w:r w:rsidRPr="009C3812">
        <w:t>10 box</w:t>
      </w:r>
    </w:p>
    <w:p w14:paraId="751E8D13" w14:textId="1900E787" w:rsidR="00304927" w:rsidRDefault="00AD42B2" w:rsidP="00304927">
      <w:pPr>
        <w:pStyle w:val="pf0"/>
        <w:numPr>
          <w:ilvl w:val="0"/>
          <w:numId w:val="14"/>
        </w:numPr>
        <w:rPr>
          <w:rFonts w:ascii="Lato Light" w:eastAsia="Lato Light" w:hAnsi="Lato Light" w:cs="Lato Light"/>
          <w:sz w:val="22"/>
          <w:szCs w:val="22"/>
        </w:rPr>
      </w:pPr>
      <w:commentRangeStart w:id="12"/>
      <w:r>
        <w:rPr>
          <w:rFonts w:ascii="Lato Light" w:eastAsia="Lato Light" w:hAnsi="Lato Light" w:cs="Lato Light"/>
          <w:sz w:val="22"/>
          <w:szCs w:val="22"/>
        </w:rPr>
        <w:t>U</w:t>
      </w:r>
      <w:r w:rsidRPr="004E10E3">
        <w:rPr>
          <w:rFonts w:ascii="Lato Light" w:eastAsia="Lato Light" w:hAnsi="Lato Light" w:cs="Lato Light"/>
          <w:sz w:val="22"/>
          <w:szCs w:val="22"/>
        </w:rPr>
        <w:t>n</w:t>
      </w:r>
      <w:commentRangeEnd w:id="12"/>
      <w:r w:rsidR="00C716DF">
        <w:rPr>
          <w:rStyle w:val="CommentReference"/>
          <w:rFonts w:ascii="Lato Light" w:eastAsia="Lato Light" w:hAnsi="Lato Light" w:cs="Lato Light"/>
        </w:rPr>
        <w:commentReference w:id="12"/>
      </w:r>
      <w:r w:rsidRPr="004E10E3">
        <w:rPr>
          <w:rFonts w:ascii="Lato Light" w:eastAsia="Lato Light" w:hAnsi="Lato Light" w:cs="Lato Light"/>
          <w:sz w:val="22"/>
          <w:szCs w:val="22"/>
        </w:rPr>
        <w:t xml:space="preserve"> </w:t>
      </w:r>
      <w:r w:rsidR="00205821" w:rsidRPr="004E10E3">
        <w:rPr>
          <w:rFonts w:ascii="Lato Light" w:eastAsia="Lato Light" w:hAnsi="Lato Light" w:cs="Lato Light"/>
          <w:sz w:val="22"/>
          <w:szCs w:val="22"/>
        </w:rPr>
        <w:t xml:space="preserve">aspetto </w:t>
      </w:r>
      <w:r w:rsidR="00DE33BA">
        <w:rPr>
          <w:rFonts w:ascii="Lato Light" w:eastAsia="Lato Light" w:hAnsi="Lato Light" w:cs="Lato Light"/>
          <w:sz w:val="22"/>
          <w:szCs w:val="22"/>
        </w:rPr>
        <w:t xml:space="preserve">che </w:t>
      </w:r>
      <w:r w:rsidR="00417B45">
        <w:rPr>
          <w:rFonts w:ascii="Lato Light" w:eastAsia="Lato Light" w:hAnsi="Lato Light" w:cs="Lato Light"/>
          <w:sz w:val="22"/>
          <w:szCs w:val="22"/>
        </w:rPr>
        <w:t xml:space="preserve">ci definiate </w:t>
      </w:r>
      <w:r w:rsidR="00FD4700">
        <w:rPr>
          <w:rFonts w:ascii="Lato Light" w:eastAsia="Lato Light" w:hAnsi="Lato Light" w:cs="Lato Light"/>
          <w:sz w:val="22"/>
          <w:szCs w:val="22"/>
        </w:rPr>
        <w:t>è</w:t>
      </w:r>
      <w:r w:rsidR="008C1A1F" w:rsidRPr="004E10E3">
        <w:rPr>
          <w:rFonts w:ascii="Lato Light" w:eastAsia="Lato Light" w:hAnsi="Lato Light" w:cs="Lato Light"/>
          <w:sz w:val="22"/>
          <w:szCs w:val="22"/>
        </w:rPr>
        <w:t xml:space="preserve"> quale sia il desiderata </w:t>
      </w:r>
      <w:r w:rsidR="00F21179">
        <w:rPr>
          <w:rFonts w:ascii="Lato Light" w:eastAsia="Lato Light" w:hAnsi="Lato Light" w:cs="Lato Light"/>
          <w:sz w:val="22"/>
          <w:szCs w:val="22"/>
        </w:rPr>
        <w:t>di</w:t>
      </w:r>
      <w:r w:rsidR="00F21179" w:rsidRPr="004E10E3">
        <w:rPr>
          <w:rFonts w:ascii="Lato Light" w:eastAsia="Lato Light" w:hAnsi="Lato Light" w:cs="Lato Light"/>
          <w:sz w:val="22"/>
          <w:szCs w:val="22"/>
        </w:rPr>
        <w:t xml:space="preserve"> </w:t>
      </w:r>
      <w:r w:rsidR="00205821" w:rsidRPr="004E10E3">
        <w:rPr>
          <w:rFonts w:ascii="Lato Light" w:eastAsia="Lato Light" w:hAnsi="Lato Light" w:cs="Lato Light"/>
          <w:sz w:val="22"/>
          <w:szCs w:val="22"/>
        </w:rPr>
        <w:t xml:space="preserve">come debba essere la gestione di un banner su articoli associati a più categorie? Attualmente viene associato il banner alla prima categoria definita su </w:t>
      </w:r>
      <w:proofErr w:type="spellStart"/>
      <w:r w:rsidR="00205821" w:rsidRPr="004E10E3">
        <w:rPr>
          <w:rFonts w:ascii="Lato Light" w:eastAsia="Lato Light" w:hAnsi="Lato Light" w:cs="Lato Light"/>
          <w:sz w:val="22"/>
          <w:szCs w:val="22"/>
        </w:rPr>
        <w:t>wordpress</w:t>
      </w:r>
      <w:proofErr w:type="spellEnd"/>
      <w:r w:rsidR="00205821" w:rsidRPr="004E10E3">
        <w:rPr>
          <w:rFonts w:ascii="Lato Light" w:eastAsia="Lato Light" w:hAnsi="Lato Light" w:cs="Lato Light"/>
          <w:sz w:val="22"/>
          <w:szCs w:val="22"/>
        </w:rPr>
        <w:t xml:space="preserve"> per quell’articolo</w:t>
      </w:r>
      <w:r w:rsidR="004A26DF" w:rsidRPr="004E10E3">
        <w:rPr>
          <w:rFonts w:ascii="Lato Light" w:eastAsia="Lato Light" w:hAnsi="Lato Light" w:cs="Lato Light"/>
          <w:sz w:val="22"/>
          <w:szCs w:val="22"/>
        </w:rPr>
        <w:t>.</w:t>
      </w:r>
      <w:r w:rsidR="00727799">
        <w:rPr>
          <w:rFonts w:ascii="Lato Light" w:eastAsia="Lato Light" w:hAnsi="Lato Light" w:cs="Lato Light"/>
          <w:sz w:val="22"/>
          <w:szCs w:val="22"/>
        </w:rPr>
        <w:t xml:space="preserve"> </w:t>
      </w:r>
      <w:r w:rsidR="00C32F28">
        <w:rPr>
          <w:rFonts w:ascii="Lato Light" w:eastAsia="Lato Light" w:hAnsi="Lato Light" w:cs="Lato Light"/>
          <w:sz w:val="22"/>
          <w:szCs w:val="22"/>
        </w:rPr>
        <w:t xml:space="preserve">Ad Esempio: </w:t>
      </w:r>
      <w:r w:rsidR="00913697">
        <w:rPr>
          <w:rFonts w:ascii="Lato Light" w:eastAsia="Lato Light" w:hAnsi="Lato Light" w:cs="Lato Light"/>
          <w:sz w:val="22"/>
          <w:szCs w:val="22"/>
        </w:rPr>
        <w:t xml:space="preserve">abbiamo un </w:t>
      </w:r>
      <w:r w:rsidR="00C32F28">
        <w:rPr>
          <w:rFonts w:ascii="Lato Light" w:eastAsia="Lato Light" w:hAnsi="Lato Light" w:cs="Lato Light"/>
          <w:sz w:val="22"/>
          <w:szCs w:val="22"/>
        </w:rPr>
        <w:t xml:space="preserve">articolo </w:t>
      </w:r>
      <w:r w:rsidR="00CE6DDE">
        <w:rPr>
          <w:rFonts w:ascii="Lato Light" w:eastAsia="Lato Light" w:hAnsi="Lato Light" w:cs="Lato Light"/>
          <w:sz w:val="22"/>
          <w:szCs w:val="22"/>
        </w:rPr>
        <w:t>associato alle</w:t>
      </w:r>
      <w:r w:rsidR="00C32F28">
        <w:rPr>
          <w:rFonts w:ascii="Lato Light" w:eastAsia="Lato Light" w:hAnsi="Lato Light" w:cs="Lato Light"/>
          <w:sz w:val="22"/>
          <w:szCs w:val="22"/>
        </w:rPr>
        <w:t xml:space="preserve"> categorie [Cronache</w:t>
      </w:r>
      <w:r w:rsidR="00CE6DDE">
        <w:rPr>
          <w:rFonts w:ascii="Lato Light" w:eastAsia="Lato Light" w:hAnsi="Lato Light" w:cs="Lato Light"/>
          <w:sz w:val="22"/>
          <w:szCs w:val="22"/>
        </w:rPr>
        <w:t xml:space="preserve"> </w:t>
      </w:r>
      <w:r w:rsidR="00A65808">
        <w:rPr>
          <w:rFonts w:ascii="Lato Light" w:eastAsia="Lato Light" w:hAnsi="Lato Light" w:cs="Lato Light"/>
          <w:sz w:val="22"/>
          <w:szCs w:val="22"/>
        </w:rPr>
        <w:t>,</w:t>
      </w:r>
      <w:r w:rsidR="00BC7D0A">
        <w:rPr>
          <w:rFonts w:ascii="Lato Light" w:eastAsia="Lato Light" w:hAnsi="Lato Light" w:cs="Lato Light"/>
          <w:sz w:val="22"/>
          <w:szCs w:val="22"/>
        </w:rPr>
        <w:t xml:space="preserve"> </w:t>
      </w:r>
      <w:r w:rsidR="0011628E">
        <w:rPr>
          <w:rFonts w:ascii="Lato Light" w:eastAsia="Lato Light" w:hAnsi="Lato Light" w:cs="Lato Light"/>
          <w:sz w:val="22"/>
          <w:szCs w:val="22"/>
        </w:rPr>
        <w:t>Lazio</w:t>
      </w:r>
      <w:r w:rsidR="00BC7D0A">
        <w:rPr>
          <w:rFonts w:ascii="Lato Light" w:eastAsia="Lato Light" w:hAnsi="Lato Light" w:cs="Lato Light"/>
          <w:sz w:val="22"/>
          <w:szCs w:val="22"/>
        </w:rPr>
        <w:t xml:space="preserve"> ]</w:t>
      </w:r>
      <w:r w:rsidR="00CE6DDE">
        <w:rPr>
          <w:rFonts w:ascii="Lato Light" w:eastAsia="Lato Light" w:hAnsi="Lato Light" w:cs="Lato Light"/>
          <w:sz w:val="22"/>
          <w:szCs w:val="22"/>
        </w:rPr>
        <w:t>, i banner che si vedranno</w:t>
      </w:r>
      <w:r w:rsidR="000D0064">
        <w:rPr>
          <w:rFonts w:ascii="Lato Light" w:eastAsia="Lato Light" w:hAnsi="Lato Light" w:cs="Lato Light"/>
          <w:sz w:val="22"/>
          <w:szCs w:val="22"/>
        </w:rPr>
        <w:t xml:space="preserve"> </w:t>
      </w:r>
      <w:r w:rsidR="00306354">
        <w:rPr>
          <w:rFonts w:ascii="Lato Light" w:eastAsia="Lato Light" w:hAnsi="Lato Light" w:cs="Lato Light"/>
          <w:sz w:val="22"/>
          <w:szCs w:val="22"/>
        </w:rPr>
        <w:t xml:space="preserve">nel dettaglio dell’articolo saranno </w:t>
      </w:r>
      <w:r w:rsidR="000D0064">
        <w:rPr>
          <w:rFonts w:ascii="Lato Light" w:eastAsia="Lato Light" w:hAnsi="Lato Light" w:cs="Lato Light"/>
          <w:sz w:val="22"/>
          <w:szCs w:val="22"/>
        </w:rPr>
        <w:t>della categoria Cronache</w:t>
      </w:r>
      <w:r w:rsidR="005046E9">
        <w:rPr>
          <w:rFonts w:ascii="Lato Light" w:eastAsia="Lato Light" w:hAnsi="Lato Light" w:cs="Lato Light"/>
          <w:sz w:val="22"/>
          <w:szCs w:val="22"/>
        </w:rPr>
        <w:t xml:space="preserve"> perché è la prima categoria restituita da </w:t>
      </w:r>
      <w:proofErr w:type="spellStart"/>
      <w:r w:rsidR="005046E9">
        <w:rPr>
          <w:rFonts w:ascii="Lato Light" w:eastAsia="Lato Light" w:hAnsi="Lato Light" w:cs="Lato Light"/>
          <w:sz w:val="22"/>
          <w:szCs w:val="22"/>
        </w:rPr>
        <w:t>wordpress</w:t>
      </w:r>
      <w:proofErr w:type="spellEnd"/>
      <w:r w:rsidR="005046E9">
        <w:rPr>
          <w:rFonts w:ascii="Lato Light" w:eastAsia="Lato Light" w:hAnsi="Lato Light" w:cs="Lato Light"/>
          <w:sz w:val="22"/>
          <w:szCs w:val="22"/>
        </w:rPr>
        <w:t xml:space="preserve">. </w:t>
      </w:r>
    </w:p>
    <w:p w14:paraId="7D642AD6" w14:textId="6AB74B11" w:rsidR="001C607A" w:rsidRDefault="001C607A" w:rsidP="001C607A">
      <w:pPr>
        <w:pStyle w:val="pf0"/>
        <w:ind w:left="720"/>
        <w:rPr>
          <w:rFonts w:ascii="Lato Light" w:eastAsia="Lato Light" w:hAnsi="Lato Light" w:cs="Lato Light"/>
          <w:sz w:val="22"/>
          <w:szCs w:val="22"/>
        </w:rPr>
      </w:pPr>
      <w:r>
        <w:rPr>
          <w:rFonts w:ascii="Lato Light" w:eastAsia="Lato Light" w:hAnsi="Lato Light" w:cs="Lato Light"/>
          <w:sz w:val="22"/>
          <w:szCs w:val="22"/>
        </w:rPr>
        <w:t>Risposta</w:t>
      </w:r>
      <w:r w:rsidR="00E4387E">
        <w:rPr>
          <w:rFonts w:ascii="Lato Light" w:eastAsia="Lato Light" w:hAnsi="Lato Light" w:cs="Lato Light"/>
          <w:sz w:val="22"/>
          <w:szCs w:val="22"/>
        </w:rPr>
        <w:t>/richiesta</w:t>
      </w:r>
      <w:r>
        <w:rPr>
          <w:rFonts w:ascii="Lato Light" w:eastAsia="Lato Light" w:hAnsi="Lato Light" w:cs="Lato Light"/>
          <w:sz w:val="22"/>
          <w:szCs w:val="22"/>
        </w:rPr>
        <w:t xml:space="preserve"> </w:t>
      </w:r>
      <w:proofErr w:type="spellStart"/>
      <w:r>
        <w:rPr>
          <w:rFonts w:ascii="Lato Light" w:eastAsia="Lato Light" w:hAnsi="Lato Light" w:cs="Lato Light"/>
          <w:sz w:val="22"/>
          <w:szCs w:val="22"/>
        </w:rPr>
        <w:t>Consulcesi</w:t>
      </w:r>
      <w:proofErr w:type="spellEnd"/>
      <w:r>
        <w:rPr>
          <w:rFonts w:ascii="Lato Light" w:eastAsia="Lato Light" w:hAnsi="Lato Light" w:cs="Lato Light"/>
          <w:sz w:val="22"/>
          <w:szCs w:val="22"/>
        </w:rPr>
        <w:t>:</w:t>
      </w:r>
    </w:p>
    <w:p w14:paraId="73962485" w14:textId="77777777" w:rsidR="001C607A" w:rsidRPr="009C3812" w:rsidRDefault="001C607A" w:rsidP="009C3812">
      <w:pPr>
        <w:pStyle w:val="pf0"/>
        <w:numPr>
          <w:ilvl w:val="0"/>
          <w:numId w:val="17"/>
        </w:numPr>
        <w:rPr>
          <w:rFonts w:ascii="Lato Light" w:eastAsia="Lato Light" w:hAnsi="Lato Light" w:cs="Lato Light"/>
          <w:sz w:val="22"/>
          <w:szCs w:val="22"/>
        </w:rPr>
      </w:pPr>
      <w:r w:rsidRPr="009C3812">
        <w:rPr>
          <w:rFonts w:ascii="Lato Light" w:eastAsia="Lato Light" w:hAnsi="Lato Light" w:cs="Lato Light"/>
          <w:sz w:val="22"/>
          <w:szCs w:val="22"/>
        </w:rPr>
        <w:t>PER QS PRO DUPLICAZIONE ARTICOLO (COME AVVIENE ORA)</w:t>
      </w:r>
    </w:p>
    <w:p w14:paraId="71C00F9F" w14:textId="18C5CB65" w:rsidR="001C607A" w:rsidRPr="00E01879" w:rsidRDefault="001C607A" w:rsidP="009C3812">
      <w:pPr>
        <w:pStyle w:val="pf0"/>
        <w:numPr>
          <w:ilvl w:val="0"/>
          <w:numId w:val="17"/>
        </w:numPr>
        <w:rPr>
          <w:rFonts w:ascii="Lato Light" w:eastAsia="Lato Light" w:hAnsi="Lato Light" w:cs="Lato Light"/>
          <w:sz w:val="22"/>
          <w:szCs w:val="22"/>
        </w:rPr>
      </w:pPr>
      <w:r w:rsidRPr="009C3812">
        <w:rPr>
          <w:rFonts w:ascii="Lato Light" w:eastAsia="Lato Light" w:hAnsi="Lato Light" w:cs="Lato Light"/>
          <w:sz w:val="22"/>
          <w:szCs w:val="22"/>
        </w:rPr>
        <w:t>PER QS FLAGGARE PRIMA LA CATEGORIA DEL REGIONALE E POI QUELLA DEL NAZIONALE (L’ARTICOLO RIPORTERA’ IL BANNER DEL REGIONALE) &gt;&gt; ci confermare se lo scenario ipotizzato è corretto? </w:t>
      </w:r>
    </w:p>
    <w:p w14:paraId="61DE16E4" w14:textId="1CBB0AA2" w:rsidR="018AF628" w:rsidRPr="001B30B6" w:rsidRDefault="007800B3" w:rsidP="00A90CAA">
      <w:pPr>
        <w:pStyle w:val="Heading1"/>
        <w:rPr>
          <w:b w:val="0"/>
          <w:bCs/>
        </w:rPr>
      </w:pPr>
      <w:bookmarkStart w:id="13" w:name="_Toc192605973"/>
      <w:r w:rsidRPr="001B30B6">
        <w:rPr>
          <w:b w:val="0"/>
          <w:bCs/>
        </w:rPr>
        <w:t>Assunzioni</w:t>
      </w:r>
      <w:bookmarkEnd w:id="13"/>
    </w:p>
    <w:p w14:paraId="2BCA4360" w14:textId="1956ECCA" w:rsidR="007800B3" w:rsidRDefault="007800B3" w:rsidP="018AF628">
      <w:r w:rsidRPr="007800B3">
        <w:t xml:space="preserve">Per procedere alla stima e analisi </w:t>
      </w:r>
      <w:r w:rsidR="001550CA">
        <w:t>dell</w:t>
      </w:r>
      <w:r w:rsidR="009026A3">
        <w:t xml:space="preserve">e soluzioni </w:t>
      </w:r>
      <w:r w:rsidR="00D50A8A">
        <w:t xml:space="preserve">sui punti raccolti </w:t>
      </w:r>
      <w:r w:rsidRPr="007800B3">
        <w:t xml:space="preserve">serve da parte di </w:t>
      </w:r>
      <w:r>
        <w:t>C</w:t>
      </w:r>
      <w:r w:rsidRPr="007800B3">
        <w:t>onsulcesi che i requisiti riportati siano</w:t>
      </w:r>
      <w:r w:rsidR="00BE2305">
        <w:t xml:space="preserve"> confermati </w:t>
      </w:r>
      <w:r w:rsidR="004E5632">
        <w:t>sulla base de</w:t>
      </w:r>
      <w:r w:rsidRPr="007800B3">
        <w:t xml:space="preserve">lle esigenze espresse durante </w:t>
      </w:r>
      <w:r w:rsidR="004C5292">
        <w:t>le</w:t>
      </w:r>
      <w:r w:rsidRPr="007800B3">
        <w:t xml:space="preserve"> interviste</w:t>
      </w:r>
      <w:r w:rsidR="008B57BD">
        <w:t>.</w:t>
      </w:r>
    </w:p>
    <w:sectPr w:rsidR="007800B3">
      <w:headerReference w:type="default" r:id="rId11"/>
      <w:footerReference w:type="default" r:id="rId12"/>
      <w:headerReference w:type="first" r:id="rId13"/>
      <w:pgSz w:w="11906" w:h="16838"/>
      <w:pgMar w:top="1134" w:right="1134" w:bottom="1418" w:left="1134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Enrico Cicerano" w:date="2025-03-18T10:14:00Z" w:initials="EC">
    <w:p w14:paraId="1B846C85" w14:textId="77777777" w:rsidR="002F5303" w:rsidRDefault="00A740B0" w:rsidP="002F5303">
      <w:pPr>
        <w:pStyle w:val="CommentText"/>
      </w:pPr>
      <w:r>
        <w:rPr>
          <w:rStyle w:val="CommentReference"/>
        </w:rPr>
        <w:annotationRef/>
      </w:r>
      <w:r w:rsidR="002F5303">
        <w:t>Per contenuti intendiamo Articoli/Approfondimenti e non i Banner.</w:t>
      </w:r>
    </w:p>
  </w:comment>
  <w:comment w:id="12" w:author="Enrico Cicerano" w:date="2025-03-18T14:47:00Z" w:initials="EC">
    <w:p w14:paraId="73F27AD4" w14:textId="4EA04576" w:rsidR="00C716DF" w:rsidRDefault="00C716DF" w:rsidP="00C716DF">
      <w:pPr>
        <w:pStyle w:val="CommentText"/>
      </w:pPr>
      <w:r>
        <w:rPr>
          <w:rStyle w:val="CommentReference"/>
        </w:rPr>
        <w:annotationRef/>
      </w:r>
      <w:r>
        <w:t>Aggiunto OpenPoint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846C85" w15:done="0"/>
  <w15:commentEx w15:paraId="73F27A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906A0E" w16cex:dateUtc="2025-03-18T09:14:00Z"/>
  <w16cex:commentExtensible w16cex:durableId="197249C5" w16cex:dateUtc="2025-03-18T1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846C85" w16cid:durableId="06906A0E"/>
  <w16cid:commentId w16cid:paraId="73F27AD4" w16cid:durableId="197249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3B74C" w14:textId="77777777" w:rsidR="00E25DEC" w:rsidRDefault="00E25DEC">
      <w:pPr>
        <w:spacing w:after="0" w:line="240" w:lineRule="auto"/>
      </w:pPr>
      <w:r>
        <w:separator/>
      </w:r>
    </w:p>
  </w:endnote>
  <w:endnote w:type="continuationSeparator" w:id="0">
    <w:p w14:paraId="7BD1502E" w14:textId="77777777" w:rsidR="00E25DEC" w:rsidRDefault="00E25DEC">
      <w:pPr>
        <w:spacing w:after="0" w:line="240" w:lineRule="auto"/>
      </w:pPr>
      <w:r>
        <w:continuationSeparator/>
      </w:r>
    </w:p>
  </w:endnote>
  <w:endnote w:type="continuationNotice" w:id="1">
    <w:p w14:paraId="541F8CF6" w14:textId="77777777" w:rsidR="00E25DEC" w:rsidRDefault="00E25D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 Light">
    <w:altName w:val="Segoe UI"/>
    <w:charset w:val="00"/>
    <w:family w:val="swiss"/>
    <w:pitch w:val="variable"/>
    <w:sig w:usb0="E10002FF" w:usb1="5000ECF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4" w14:textId="77777777" w:rsidR="000F3EEB" w:rsidRDefault="000F3EEB">
    <w:pPr>
      <w:spacing w:after="0"/>
      <w:rPr>
        <w:color w:val="222222"/>
        <w:sz w:val="20"/>
        <w:szCs w:val="20"/>
      </w:rPr>
    </w:pPr>
  </w:p>
  <w:tbl>
    <w:tblPr>
      <w:tblW w:w="8115" w:type="dxa"/>
      <w:tblInd w:w="49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1905"/>
      <w:gridCol w:w="2400"/>
      <w:gridCol w:w="2400"/>
      <w:gridCol w:w="1410"/>
    </w:tblGrid>
    <w:tr w:rsidR="000F3EEB" w14:paraId="2684F43E" w14:textId="77777777">
      <w:trPr>
        <w:trHeight w:val="420"/>
      </w:trPr>
      <w:tc>
        <w:tcPr>
          <w:tcW w:w="8115" w:type="dxa"/>
          <w:gridSpan w:val="4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D5" w14:textId="77777777" w:rsidR="000F3EEB" w:rsidRDefault="008F7A31">
          <w:pPr>
            <w:widowControl w:val="0"/>
            <w:spacing w:after="0" w:line="240" w:lineRule="auto"/>
            <w:jc w:val="right"/>
            <w:rPr>
              <w:rFonts w:ascii="Lato" w:eastAsia="Lato" w:hAnsi="Lato" w:cs="Lato"/>
              <w:color w:val="222222"/>
              <w:sz w:val="20"/>
              <w:szCs w:val="20"/>
            </w:rPr>
          </w:pPr>
          <w:r>
            <w:rPr>
              <w:rFonts w:ascii="Lato" w:eastAsia="Lato" w:hAnsi="Lato" w:cs="Lato"/>
              <w:color w:val="222222"/>
              <w:sz w:val="20"/>
              <w:szCs w:val="20"/>
            </w:rPr>
            <w:t>mashfrog group- uso interno- tutti i diritti riservati</w:t>
          </w:r>
        </w:p>
      </w:tc>
    </w:tr>
    <w:tr w:rsidR="000F3EEB" w14:paraId="4C50F43F" w14:textId="77777777">
      <w:tc>
        <w:tcPr>
          <w:tcW w:w="190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D9" w14:textId="77777777" w:rsidR="000F3EEB" w:rsidRDefault="008F7A31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  <w:r>
            <w:rPr>
              <w:rFonts w:ascii="Lato" w:eastAsia="Lato" w:hAnsi="Lato" w:cs="Lato"/>
              <w:color w:val="222222"/>
              <w:sz w:val="20"/>
              <w:szCs w:val="20"/>
            </w:rPr>
            <w:t>Codice:</w:t>
          </w:r>
        </w:p>
      </w:tc>
      <w:tc>
        <w:tcPr>
          <w:tcW w:w="24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DA" w14:textId="77777777" w:rsidR="000F3EEB" w:rsidRDefault="008F7A31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  <w:r>
            <w:rPr>
              <w:rFonts w:ascii="Lato" w:eastAsia="Lato" w:hAnsi="Lato" w:cs="Lato"/>
              <w:color w:val="222222"/>
              <w:sz w:val="20"/>
              <w:szCs w:val="20"/>
            </w:rPr>
            <w:t xml:space="preserve">Data emissione: </w:t>
          </w:r>
        </w:p>
      </w:tc>
      <w:tc>
        <w:tcPr>
          <w:tcW w:w="24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DB" w14:textId="3B471481" w:rsidR="000F3EEB" w:rsidRDefault="00972A30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  <w:r>
            <w:rPr>
              <w:rFonts w:ascii="Lato" w:eastAsia="Lato" w:hAnsi="Lato" w:cs="Lato"/>
              <w:color w:val="222222"/>
              <w:sz w:val="20"/>
              <w:szCs w:val="20"/>
            </w:rPr>
            <w:t>Rev.: 0.</w:t>
          </w:r>
          <w:r w:rsidR="00BB173D">
            <w:rPr>
              <w:rFonts w:ascii="Lato" w:eastAsia="Lato" w:hAnsi="Lato" w:cs="Lato"/>
              <w:color w:val="222222"/>
              <w:sz w:val="20"/>
              <w:szCs w:val="20"/>
            </w:rPr>
            <w:t>6</w:t>
          </w:r>
        </w:p>
      </w:tc>
      <w:tc>
        <w:tcPr>
          <w:tcW w:w="141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DC" w14:textId="5A4D434F" w:rsidR="000F3EEB" w:rsidRDefault="008F7A31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  <w:r>
            <w:rPr>
              <w:rFonts w:ascii="Lato" w:eastAsia="Lato" w:hAnsi="Lato" w:cs="Lato"/>
              <w:color w:val="222222"/>
              <w:sz w:val="20"/>
              <w:szCs w:val="20"/>
            </w:rPr>
            <w:fldChar w:fldCharType="begin"/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instrText>PAGE</w:instrText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fldChar w:fldCharType="separate"/>
          </w:r>
          <w:r w:rsidR="00972A30">
            <w:rPr>
              <w:rFonts w:ascii="Lato" w:eastAsia="Lato" w:hAnsi="Lato" w:cs="Lato"/>
              <w:noProof/>
              <w:color w:val="222222"/>
              <w:sz w:val="20"/>
              <w:szCs w:val="20"/>
            </w:rPr>
            <w:t>1</w:t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fldChar w:fldCharType="end"/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t>/</w:t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fldChar w:fldCharType="begin"/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instrText>NUMPAGES</w:instrText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fldChar w:fldCharType="separate"/>
          </w:r>
          <w:r w:rsidR="00972A30">
            <w:rPr>
              <w:rFonts w:ascii="Lato" w:eastAsia="Lato" w:hAnsi="Lato" w:cs="Lato"/>
              <w:noProof/>
              <w:color w:val="222222"/>
              <w:sz w:val="20"/>
              <w:szCs w:val="20"/>
            </w:rPr>
            <w:t>4</w:t>
          </w:r>
          <w:r>
            <w:rPr>
              <w:rFonts w:ascii="Lato" w:eastAsia="Lato" w:hAnsi="Lato" w:cs="Lato"/>
              <w:color w:val="222222"/>
              <w:sz w:val="20"/>
              <w:szCs w:val="20"/>
            </w:rPr>
            <w:fldChar w:fldCharType="end"/>
          </w:r>
        </w:p>
      </w:tc>
    </w:tr>
  </w:tbl>
  <w:p w14:paraId="000000DD" w14:textId="77777777" w:rsidR="000F3EEB" w:rsidRDefault="000F3EEB">
    <w:pPr>
      <w:spacing w:after="0"/>
      <w:rPr>
        <w:color w:val="222222"/>
        <w:sz w:val="20"/>
        <w:szCs w:val="20"/>
      </w:rPr>
    </w:pPr>
  </w:p>
  <w:p w14:paraId="000000DE" w14:textId="77777777" w:rsidR="000F3EEB" w:rsidRDefault="000F3EE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C9CB" w14:textId="77777777" w:rsidR="00E25DEC" w:rsidRDefault="00E25DEC">
      <w:pPr>
        <w:spacing w:after="0" w:line="240" w:lineRule="auto"/>
      </w:pPr>
      <w:r>
        <w:separator/>
      </w:r>
    </w:p>
  </w:footnote>
  <w:footnote w:type="continuationSeparator" w:id="0">
    <w:p w14:paraId="136A1776" w14:textId="77777777" w:rsidR="00E25DEC" w:rsidRDefault="00E25DEC">
      <w:pPr>
        <w:spacing w:after="0" w:line="240" w:lineRule="auto"/>
      </w:pPr>
      <w:r>
        <w:continuationSeparator/>
      </w:r>
    </w:p>
  </w:footnote>
  <w:footnote w:type="continuationNotice" w:id="1">
    <w:p w14:paraId="351E664D" w14:textId="77777777" w:rsidR="00E25DEC" w:rsidRDefault="00E25D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D" w14:textId="77777777" w:rsidR="000F3EEB" w:rsidRDefault="000F3EEB">
    <w:pPr>
      <w:spacing w:after="0"/>
      <w:rPr>
        <w:color w:val="222222"/>
        <w:sz w:val="20"/>
        <w:szCs w:val="20"/>
      </w:rPr>
    </w:pPr>
  </w:p>
  <w:tbl>
    <w:tblPr>
      <w:tblW w:w="90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2925"/>
      <w:gridCol w:w="6075"/>
    </w:tblGrid>
    <w:tr w:rsidR="000F3EEB" w14:paraId="27D6F7A6" w14:textId="77777777" w:rsidTr="2F2ED39A">
      <w:trPr>
        <w:trHeight w:val="420"/>
      </w:trPr>
      <w:tc>
        <w:tcPr>
          <w:tcW w:w="292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CE" w14:textId="77777777" w:rsidR="000F3EEB" w:rsidRDefault="008F7A31">
          <w:pPr>
            <w:widowControl w:val="0"/>
            <w:spacing w:after="0" w:line="240" w:lineRule="auto"/>
            <w:rPr>
              <w:color w:val="222222"/>
              <w:sz w:val="20"/>
              <w:szCs w:val="20"/>
            </w:rPr>
          </w:pPr>
          <w:r>
            <w:rPr>
              <w:noProof/>
              <w:color w:val="222222"/>
              <w:sz w:val="20"/>
              <w:szCs w:val="20"/>
            </w:rPr>
            <w:drawing>
              <wp:inline distT="114300" distB="114300" distL="114300" distR="114300" wp14:anchorId="2A07AD23" wp14:editId="07777777">
                <wp:extent cx="1533525" cy="37147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7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CF" w14:textId="72F11440" w:rsidR="000F3EEB" w:rsidRDefault="2F2ED39A" w:rsidP="2F2ED39A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  <w:r w:rsidRPr="2F2ED39A">
            <w:rPr>
              <w:rFonts w:ascii="Lato" w:eastAsia="Lato" w:hAnsi="Lato" w:cs="Lato"/>
              <w:color w:val="222222"/>
              <w:sz w:val="20"/>
              <w:szCs w:val="20"/>
            </w:rPr>
            <w:t>[</w:t>
          </w:r>
          <w:r w:rsidR="000C0622" w:rsidRPr="000C0622">
            <w:rPr>
              <w:rFonts w:ascii="Lato" w:eastAsia="Lato" w:hAnsi="Lato" w:cs="Lato"/>
              <w:color w:val="222222"/>
              <w:sz w:val="20"/>
              <w:szCs w:val="20"/>
            </w:rPr>
            <w:t>Raccolta</w:t>
          </w:r>
          <w:r w:rsidR="000C0622">
            <w:rPr>
              <w:rFonts w:ascii="Lato" w:eastAsia="Lato" w:hAnsi="Lato" w:cs="Lato"/>
              <w:color w:val="222222"/>
              <w:sz w:val="20"/>
              <w:szCs w:val="20"/>
            </w:rPr>
            <w:t xml:space="preserve"> </w:t>
          </w:r>
          <w:r w:rsidR="000C0622" w:rsidRPr="000C0622">
            <w:rPr>
              <w:rFonts w:ascii="Lato" w:eastAsia="Lato" w:hAnsi="Lato" w:cs="Lato"/>
              <w:color w:val="222222"/>
              <w:sz w:val="20"/>
              <w:szCs w:val="20"/>
            </w:rPr>
            <w:t>Requisiti</w:t>
          </w:r>
          <w:r w:rsidR="000C0622">
            <w:rPr>
              <w:rFonts w:ascii="Lato" w:eastAsia="Lato" w:hAnsi="Lato" w:cs="Lato"/>
              <w:color w:val="222222"/>
              <w:sz w:val="20"/>
              <w:szCs w:val="20"/>
            </w:rPr>
            <w:t xml:space="preserve"> </w:t>
          </w:r>
          <w:r w:rsidR="000C0622" w:rsidRPr="000C0622">
            <w:rPr>
              <w:rFonts w:ascii="Lato" w:eastAsia="Lato" w:hAnsi="Lato" w:cs="Lato"/>
              <w:color w:val="222222"/>
              <w:sz w:val="20"/>
              <w:szCs w:val="20"/>
            </w:rPr>
            <w:t>Evolutive</w:t>
          </w:r>
          <w:r w:rsidR="000C0622">
            <w:rPr>
              <w:rFonts w:ascii="Lato" w:eastAsia="Lato" w:hAnsi="Lato" w:cs="Lato"/>
              <w:color w:val="222222"/>
              <w:sz w:val="20"/>
              <w:szCs w:val="20"/>
            </w:rPr>
            <w:t xml:space="preserve"> </w:t>
          </w:r>
          <w:proofErr w:type="spellStart"/>
          <w:r w:rsidR="000C0622" w:rsidRPr="000C0622">
            <w:rPr>
              <w:rFonts w:ascii="Lato" w:eastAsia="Lato" w:hAnsi="Lato" w:cs="Lato"/>
              <w:color w:val="222222"/>
              <w:sz w:val="20"/>
              <w:szCs w:val="20"/>
            </w:rPr>
            <w:t>AdServer</w:t>
          </w:r>
          <w:proofErr w:type="spellEnd"/>
          <w:r w:rsidRPr="2F2ED39A">
            <w:rPr>
              <w:rFonts w:ascii="Lato" w:eastAsia="Lato" w:hAnsi="Lato" w:cs="Lato"/>
              <w:color w:val="222222"/>
              <w:sz w:val="20"/>
              <w:szCs w:val="20"/>
            </w:rPr>
            <w:t>]</w:t>
          </w:r>
        </w:p>
      </w:tc>
    </w:tr>
    <w:tr w:rsidR="000F3EEB" w14:paraId="0A37501D" w14:textId="77777777" w:rsidTr="2F2ED39A">
      <w:trPr>
        <w:trHeight w:val="420"/>
      </w:trPr>
      <w:tc>
        <w:tcPr>
          <w:tcW w:w="2925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000000D0" w14:textId="77777777" w:rsidR="000F3EEB" w:rsidRDefault="000F3EEB">
          <w:pPr>
            <w:widowControl w:val="0"/>
            <w:spacing w:after="0" w:line="240" w:lineRule="auto"/>
            <w:rPr>
              <w:color w:val="222222"/>
              <w:sz w:val="20"/>
              <w:szCs w:val="20"/>
            </w:rPr>
          </w:pPr>
        </w:p>
      </w:tc>
      <w:tc>
        <w:tcPr>
          <w:tcW w:w="607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D1" w14:textId="20402C7E" w:rsidR="000F3EEB" w:rsidRDefault="2F2ED39A" w:rsidP="2F2ED39A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  <w:r w:rsidRPr="2F2ED39A">
            <w:rPr>
              <w:rFonts w:ascii="Lato" w:eastAsia="Lato" w:hAnsi="Lato" w:cs="Lato"/>
              <w:color w:val="222222"/>
              <w:sz w:val="20"/>
              <w:szCs w:val="20"/>
            </w:rPr>
            <w:t>[</w:t>
          </w:r>
          <w:r w:rsidR="000C0622">
            <w:rPr>
              <w:rFonts w:ascii="Lato" w:eastAsia="Lato" w:hAnsi="Lato" w:cs="Lato"/>
              <w:color w:val="222222"/>
              <w:sz w:val="20"/>
              <w:szCs w:val="20"/>
            </w:rPr>
            <w:t xml:space="preserve">Requisiti raccolti durante le interviste </w:t>
          </w:r>
          <w:r w:rsidR="002046EB">
            <w:rPr>
              <w:rFonts w:ascii="Lato" w:eastAsia="Lato" w:hAnsi="Lato" w:cs="Lato"/>
              <w:color w:val="222222"/>
              <w:sz w:val="20"/>
              <w:szCs w:val="20"/>
            </w:rPr>
            <w:t>agli Stakeholder</w:t>
          </w:r>
          <w:r w:rsidRPr="2F2ED39A">
            <w:rPr>
              <w:rFonts w:ascii="Lato" w:eastAsia="Lato" w:hAnsi="Lato" w:cs="Lato"/>
              <w:color w:val="222222"/>
              <w:sz w:val="20"/>
              <w:szCs w:val="20"/>
            </w:rPr>
            <w:t>]</w:t>
          </w:r>
        </w:p>
      </w:tc>
    </w:tr>
  </w:tbl>
  <w:p w14:paraId="000000D2" w14:textId="77777777" w:rsidR="000F3EEB" w:rsidRDefault="000F3EEB">
    <w:pPr>
      <w:spacing w:after="0"/>
      <w:rPr>
        <w:color w:val="222222"/>
        <w:sz w:val="20"/>
        <w:szCs w:val="20"/>
      </w:rPr>
    </w:pPr>
  </w:p>
  <w:p w14:paraId="000000D3" w14:textId="77777777" w:rsidR="000F3EEB" w:rsidRDefault="000F3EE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6" w14:textId="77777777" w:rsidR="000F3EEB" w:rsidRDefault="000F3EEB">
    <w:pPr>
      <w:spacing w:after="0"/>
      <w:rPr>
        <w:color w:val="222222"/>
        <w:sz w:val="20"/>
        <w:szCs w:val="20"/>
      </w:rPr>
    </w:pPr>
  </w:p>
  <w:tbl>
    <w:tblPr>
      <w:tblW w:w="90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2925"/>
      <w:gridCol w:w="6075"/>
    </w:tblGrid>
    <w:tr w:rsidR="000F3EEB" w14:paraId="1C172F69" w14:textId="77777777">
      <w:trPr>
        <w:trHeight w:val="420"/>
      </w:trPr>
      <w:tc>
        <w:tcPr>
          <w:tcW w:w="292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C7" w14:textId="77777777" w:rsidR="000F3EEB" w:rsidRDefault="008F7A31">
          <w:pPr>
            <w:widowControl w:val="0"/>
            <w:spacing w:after="0" w:line="240" w:lineRule="auto"/>
            <w:rPr>
              <w:color w:val="222222"/>
              <w:sz w:val="20"/>
              <w:szCs w:val="20"/>
            </w:rPr>
          </w:pPr>
          <w:r>
            <w:rPr>
              <w:noProof/>
              <w:color w:val="222222"/>
              <w:sz w:val="20"/>
              <w:szCs w:val="20"/>
            </w:rPr>
            <w:drawing>
              <wp:inline distT="114300" distB="114300" distL="114300" distR="114300" wp14:anchorId="566E5727" wp14:editId="07777777">
                <wp:extent cx="1533525" cy="37147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7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C8" w14:textId="77777777" w:rsidR="000F3EEB" w:rsidRDefault="008F7A31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  <w:r>
            <w:rPr>
              <w:rFonts w:ascii="Lato" w:eastAsia="Lato" w:hAnsi="Lato" w:cs="Lato"/>
              <w:color w:val="222222"/>
              <w:sz w:val="20"/>
              <w:szCs w:val="20"/>
            </w:rPr>
            <w:t xml:space="preserve"> </w:t>
          </w:r>
          <w:proofErr w:type="spellStart"/>
          <w:r>
            <w:rPr>
              <w:rFonts w:ascii="Lato" w:eastAsia="Lato" w:hAnsi="Lato" w:cs="Lato"/>
              <w:color w:val="222222"/>
              <w:sz w:val="20"/>
              <w:szCs w:val="20"/>
            </w:rPr>
            <w:t>Template_Documento</w:t>
          </w:r>
          <w:proofErr w:type="spellEnd"/>
          <w:r>
            <w:rPr>
              <w:rFonts w:ascii="Lato" w:eastAsia="Lato" w:hAnsi="Lato" w:cs="Lato"/>
              <w:color w:val="222222"/>
              <w:sz w:val="20"/>
              <w:szCs w:val="20"/>
            </w:rPr>
            <w:t xml:space="preserve"> tecnico</w:t>
          </w:r>
        </w:p>
      </w:tc>
    </w:tr>
    <w:tr w:rsidR="000F3EEB" w14:paraId="5DAB6C7B" w14:textId="77777777">
      <w:trPr>
        <w:trHeight w:val="420"/>
      </w:trPr>
      <w:tc>
        <w:tcPr>
          <w:tcW w:w="292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C9" w14:textId="77777777" w:rsidR="000F3EEB" w:rsidRDefault="000F3EEB">
          <w:pPr>
            <w:widowControl w:val="0"/>
            <w:spacing w:after="0" w:line="240" w:lineRule="auto"/>
            <w:rPr>
              <w:color w:val="222222"/>
              <w:sz w:val="20"/>
              <w:szCs w:val="20"/>
            </w:rPr>
          </w:pPr>
        </w:p>
      </w:tc>
      <w:tc>
        <w:tcPr>
          <w:tcW w:w="607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CA" w14:textId="77777777" w:rsidR="000F3EEB" w:rsidRDefault="000F3EEB">
          <w:pPr>
            <w:widowControl w:val="0"/>
            <w:spacing w:after="0" w:line="240" w:lineRule="auto"/>
            <w:rPr>
              <w:rFonts w:ascii="Lato" w:eastAsia="Lato" w:hAnsi="Lato" w:cs="Lato"/>
              <w:color w:val="222222"/>
              <w:sz w:val="20"/>
              <w:szCs w:val="20"/>
            </w:rPr>
          </w:pPr>
        </w:p>
      </w:tc>
    </w:tr>
  </w:tbl>
  <w:p w14:paraId="000000CB" w14:textId="77777777" w:rsidR="000F3EEB" w:rsidRDefault="000F3EEB">
    <w:pPr>
      <w:spacing w:after="0"/>
      <w:rPr>
        <w:color w:val="222222"/>
        <w:sz w:val="20"/>
        <w:szCs w:val="20"/>
      </w:rPr>
    </w:pPr>
  </w:p>
  <w:p w14:paraId="000000CC" w14:textId="77777777" w:rsidR="000F3EEB" w:rsidRDefault="000F3EE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A96B"/>
    <w:multiLevelType w:val="hybridMultilevel"/>
    <w:tmpl w:val="EDE64E02"/>
    <w:lvl w:ilvl="0" w:tplc="19C2AC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F0E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441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CF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83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C7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7C1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841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16B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F469"/>
    <w:multiLevelType w:val="hybridMultilevel"/>
    <w:tmpl w:val="D29A1638"/>
    <w:lvl w:ilvl="0" w:tplc="E04A1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A7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62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84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A6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D84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E09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8E6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8E8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D3A7D"/>
    <w:multiLevelType w:val="hybridMultilevel"/>
    <w:tmpl w:val="0B3C54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076F"/>
    <w:multiLevelType w:val="hybridMultilevel"/>
    <w:tmpl w:val="AC62C572"/>
    <w:lvl w:ilvl="0" w:tplc="29CE4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7A9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80A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E9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07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265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82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02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43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97B1D"/>
    <w:multiLevelType w:val="hybridMultilevel"/>
    <w:tmpl w:val="B2948E8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CE517C"/>
    <w:multiLevelType w:val="multilevel"/>
    <w:tmpl w:val="9140E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7EFCB1"/>
    <w:multiLevelType w:val="hybridMultilevel"/>
    <w:tmpl w:val="E50469CC"/>
    <w:lvl w:ilvl="0" w:tplc="2264D2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BE8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83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45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4A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B66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6E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4FE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C9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D633F"/>
    <w:multiLevelType w:val="hybridMultilevel"/>
    <w:tmpl w:val="2D267376"/>
    <w:lvl w:ilvl="0" w:tplc="FC6A2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2C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88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F86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8C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289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8D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EB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E9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8777D"/>
    <w:multiLevelType w:val="hybridMultilevel"/>
    <w:tmpl w:val="969696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D880C"/>
    <w:multiLevelType w:val="hybridMultilevel"/>
    <w:tmpl w:val="E92E417A"/>
    <w:lvl w:ilvl="0" w:tplc="7354D0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74C1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21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ED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A6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A0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C4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AEB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72C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67F63"/>
    <w:multiLevelType w:val="hybridMultilevel"/>
    <w:tmpl w:val="9312AE8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B6F0E"/>
    <w:multiLevelType w:val="hybridMultilevel"/>
    <w:tmpl w:val="3D7C105C"/>
    <w:lvl w:ilvl="0" w:tplc="EB9A1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E2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66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4D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48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129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0F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C8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E2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64C6E"/>
    <w:multiLevelType w:val="hybridMultilevel"/>
    <w:tmpl w:val="AD6C8EF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AF1214"/>
    <w:multiLevelType w:val="multilevel"/>
    <w:tmpl w:val="F08CB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C64083"/>
    <w:multiLevelType w:val="hybridMultilevel"/>
    <w:tmpl w:val="A650D6CA"/>
    <w:lvl w:ilvl="0" w:tplc="9FC49D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7A6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84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0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008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CE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01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D4F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F01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5B390"/>
    <w:multiLevelType w:val="multilevel"/>
    <w:tmpl w:val="74681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0B0F79"/>
    <w:multiLevelType w:val="hybridMultilevel"/>
    <w:tmpl w:val="675CAE64"/>
    <w:lvl w:ilvl="0" w:tplc="A4806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8C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4D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2E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8B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92F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EA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8C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1ED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751426">
    <w:abstractNumId w:val="0"/>
  </w:num>
  <w:num w:numId="2" w16cid:durableId="1236745925">
    <w:abstractNumId w:val="9"/>
  </w:num>
  <w:num w:numId="3" w16cid:durableId="1213158586">
    <w:abstractNumId w:val="6"/>
  </w:num>
  <w:num w:numId="4" w16cid:durableId="442070270">
    <w:abstractNumId w:val="14"/>
  </w:num>
  <w:num w:numId="5" w16cid:durableId="2129860028">
    <w:abstractNumId w:val="16"/>
  </w:num>
  <w:num w:numId="6" w16cid:durableId="156196673">
    <w:abstractNumId w:val="1"/>
  </w:num>
  <w:num w:numId="7" w16cid:durableId="1914926561">
    <w:abstractNumId w:val="7"/>
  </w:num>
  <w:num w:numId="8" w16cid:durableId="1168251667">
    <w:abstractNumId w:val="11"/>
  </w:num>
  <w:num w:numId="9" w16cid:durableId="186257944">
    <w:abstractNumId w:val="3"/>
  </w:num>
  <w:num w:numId="10" w16cid:durableId="336923430">
    <w:abstractNumId w:val="13"/>
  </w:num>
  <w:num w:numId="11" w16cid:durableId="260837192">
    <w:abstractNumId w:val="5"/>
  </w:num>
  <w:num w:numId="12" w16cid:durableId="20739900">
    <w:abstractNumId w:val="15"/>
  </w:num>
  <w:num w:numId="13" w16cid:durableId="1987470546">
    <w:abstractNumId w:val="2"/>
  </w:num>
  <w:num w:numId="14" w16cid:durableId="486553725">
    <w:abstractNumId w:val="10"/>
  </w:num>
  <w:num w:numId="15" w16cid:durableId="1729453448">
    <w:abstractNumId w:val="12"/>
  </w:num>
  <w:num w:numId="16" w16cid:durableId="2071464564">
    <w:abstractNumId w:val="8"/>
  </w:num>
  <w:num w:numId="17" w16cid:durableId="108706892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nrico Cicerano">
    <w15:presenceInfo w15:providerId="AD" w15:userId="S::enrico.cicerano@mashfrog.com::33b34ced-9815-4cb5-9313-fd2271ae24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0" w:nlCheck="1" w:checkStyle="0"/>
  <w:proofState w:spelling="clean"/>
  <w:trackRevisions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EEB"/>
    <w:rsid w:val="000176CF"/>
    <w:rsid w:val="000229BF"/>
    <w:rsid w:val="00056A20"/>
    <w:rsid w:val="00070538"/>
    <w:rsid w:val="000759EC"/>
    <w:rsid w:val="0008603D"/>
    <w:rsid w:val="000A04BC"/>
    <w:rsid w:val="000B2F40"/>
    <w:rsid w:val="000C0622"/>
    <w:rsid w:val="000C4DEA"/>
    <w:rsid w:val="000C736F"/>
    <w:rsid w:val="000D0064"/>
    <w:rsid w:val="000E2A3D"/>
    <w:rsid w:val="000F3EEB"/>
    <w:rsid w:val="0010485E"/>
    <w:rsid w:val="00105577"/>
    <w:rsid w:val="00110A74"/>
    <w:rsid w:val="0011628E"/>
    <w:rsid w:val="0011770C"/>
    <w:rsid w:val="00120433"/>
    <w:rsid w:val="00132C56"/>
    <w:rsid w:val="00134C1D"/>
    <w:rsid w:val="00154CBA"/>
    <w:rsid w:val="001550CA"/>
    <w:rsid w:val="00164910"/>
    <w:rsid w:val="00166532"/>
    <w:rsid w:val="001730D7"/>
    <w:rsid w:val="001756AA"/>
    <w:rsid w:val="00195C56"/>
    <w:rsid w:val="001A36CE"/>
    <w:rsid w:val="001B30B6"/>
    <w:rsid w:val="001C607A"/>
    <w:rsid w:val="001D0F96"/>
    <w:rsid w:val="001E711E"/>
    <w:rsid w:val="001E8FA1"/>
    <w:rsid w:val="001F39DF"/>
    <w:rsid w:val="001F454C"/>
    <w:rsid w:val="002046EB"/>
    <w:rsid w:val="00205821"/>
    <w:rsid w:val="00230834"/>
    <w:rsid w:val="002476C5"/>
    <w:rsid w:val="00250484"/>
    <w:rsid w:val="002732B0"/>
    <w:rsid w:val="00273446"/>
    <w:rsid w:val="002920A1"/>
    <w:rsid w:val="0029606D"/>
    <w:rsid w:val="002A4132"/>
    <w:rsid w:val="002A47B5"/>
    <w:rsid w:val="002A4EF7"/>
    <w:rsid w:val="002B0D9E"/>
    <w:rsid w:val="002B79F2"/>
    <w:rsid w:val="002C0988"/>
    <w:rsid w:val="002D587C"/>
    <w:rsid w:val="002F5303"/>
    <w:rsid w:val="00301573"/>
    <w:rsid w:val="00304927"/>
    <w:rsid w:val="00306354"/>
    <w:rsid w:val="00307E44"/>
    <w:rsid w:val="003249E1"/>
    <w:rsid w:val="00335EB6"/>
    <w:rsid w:val="00344FEE"/>
    <w:rsid w:val="003568F0"/>
    <w:rsid w:val="003746D4"/>
    <w:rsid w:val="00384E21"/>
    <w:rsid w:val="00390046"/>
    <w:rsid w:val="003A40A5"/>
    <w:rsid w:val="003A4203"/>
    <w:rsid w:val="003A575D"/>
    <w:rsid w:val="003B7F5E"/>
    <w:rsid w:val="003C1315"/>
    <w:rsid w:val="003C1ADA"/>
    <w:rsid w:val="003C2F76"/>
    <w:rsid w:val="003D20C7"/>
    <w:rsid w:val="003D4DF6"/>
    <w:rsid w:val="00417B45"/>
    <w:rsid w:val="00424177"/>
    <w:rsid w:val="00426D59"/>
    <w:rsid w:val="0043660A"/>
    <w:rsid w:val="00451FD7"/>
    <w:rsid w:val="0045334F"/>
    <w:rsid w:val="0046249C"/>
    <w:rsid w:val="00472BD5"/>
    <w:rsid w:val="00474077"/>
    <w:rsid w:val="004762D8"/>
    <w:rsid w:val="0048486A"/>
    <w:rsid w:val="004A26DF"/>
    <w:rsid w:val="004B144C"/>
    <w:rsid w:val="004C5292"/>
    <w:rsid w:val="004DE5E5"/>
    <w:rsid w:val="004E10E3"/>
    <w:rsid w:val="004E463F"/>
    <w:rsid w:val="004E5632"/>
    <w:rsid w:val="005046E9"/>
    <w:rsid w:val="00522352"/>
    <w:rsid w:val="00540FA6"/>
    <w:rsid w:val="005451E6"/>
    <w:rsid w:val="00546755"/>
    <w:rsid w:val="005514EA"/>
    <w:rsid w:val="005548C7"/>
    <w:rsid w:val="005574CB"/>
    <w:rsid w:val="005A758D"/>
    <w:rsid w:val="005D04DE"/>
    <w:rsid w:val="005D1E60"/>
    <w:rsid w:val="005D6650"/>
    <w:rsid w:val="005F0010"/>
    <w:rsid w:val="005F6D45"/>
    <w:rsid w:val="00634707"/>
    <w:rsid w:val="00637A77"/>
    <w:rsid w:val="00643A92"/>
    <w:rsid w:val="00655200"/>
    <w:rsid w:val="00656E5C"/>
    <w:rsid w:val="00676A73"/>
    <w:rsid w:val="00676B01"/>
    <w:rsid w:val="006A2FDC"/>
    <w:rsid w:val="006A6FC5"/>
    <w:rsid w:val="006C7C07"/>
    <w:rsid w:val="006D5BAC"/>
    <w:rsid w:val="006E7DE1"/>
    <w:rsid w:val="00716A11"/>
    <w:rsid w:val="00723CD4"/>
    <w:rsid w:val="007270BB"/>
    <w:rsid w:val="007276BC"/>
    <w:rsid w:val="00727799"/>
    <w:rsid w:val="00727F77"/>
    <w:rsid w:val="00746957"/>
    <w:rsid w:val="00751B03"/>
    <w:rsid w:val="007548E4"/>
    <w:rsid w:val="00764ED2"/>
    <w:rsid w:val="0077390B"/>
    <w:rsid w:val="007800B3"/>
    <w:rsid w:val="0078526D"/>
    <w:rsid w:val="007900B5"/>
    <w:rsid w:val="00793A24"/>
    <w:rsid w:val="007B04FB"/>
    <w:rsid w:val="007B7ABC"/>
    <w:rsid w:val="007C25D2"/>
    <w:rsid w:val="007C5A7A"/>
    <w:rsid w:val="007C77B3"/>
    <w:rsid w:val="007E437A"/>
    <w:rsid w:val="007F1640"/>
    <w:rsid w:val="00804DD2"/>
    <w:rsid w:val="00812CF0"/>
    <w:rsid w:val="008142C2"/>
    <w:rsid w:val="00815A98"/>
    <w:rsid w:val="0085467C"/>
    <w:rsid w:val="00861195"/>
    <w:rsid w:val="00893DF2"/>
    <w:rsid w:val="008960D2"/>
    <w:rsid w:val="008B00AD"/>
    <w:rsid w:val="008B57BD"/>
    <w:rsid w:val="008C1A1F"/>
    <w:rsid w:val="008F7A31"/>
    <w:rsid w:val="009026A3"/>
    <w:rsid w:val="00903ACB"/>
    <w:rsid w:val="00913697"/>
    <w:rsid w:val="009207B0"/>
    <w:rsid w:val="00932399"/>
    <w:rsid w:val="009379F2"/>
    <w:rsid w:val="00944CEC"/>
    <w:rsid w:val="00960A50"/>
    <w:rsid w:val="00962CF2"/>
    <w:rsid w:val="00965800"/>
    <w:rsid w:val="00972A30"/>
    <w:rsid w:val="00985084"/>
    <w:rsid w:val="00985A29"/>
    <w:rsid w:val="009950FA"/>
    <w:rsid w:val="009C3812"/>
    <w:rsid w:val="009C4DEF"/>
    <w:rsid w:val="009E3F4E"/>
    <w:rsid w:val="009F1A4A"/>
    <w:rsid w:val="009F73A3"/>
    <w:rsid w:val="00A10E7C"/>
    <w:rsid w:val="00A263E5"/>
    <w:rsid w:val="00A27C8F"/>
    <w:rsid w:val="00A36409"/>
    <w:rsid w:val="00A37A74"/>
    <w:rsid w:val="00A65808"/>
    <w:rsid w:val="00A740B0"/>
    <w:rsid w:val="00A84789"/>
    <w:rsid w:val="00A90CAA"/>
    <w:rsid w:val="00A921E8"/>
    <w:rsid w:val="00AA7590"/>
    <w:rsid w:val="00AB5A38"/>
    <w:rsid w:val="00AD42B2"/>
    <w:rsid w:val="00AD6349"/>
    <w:rsid w:val="00AD7FF3"/>
    <w:rsid w:val="00AF2808"/>
    <w:rsid w:val="00AF5B60"/>
    <w:rsid w:val="00B044E6"/>
    <w:rsid w:val="00B0594F"/>
    <w:rsid w:val="00B07DD6"/>
    <w:rsid w:val="00B12588"/>
    <w:rsid w:val="00B149D5"/>
    <w:rsid w:val="00B234E8"/>
    <w:rsid w:val="00B32146"/>
    <w:rsid w:val="00B36AEB"/>
    <w:rsid w:val="00B8152C"/>
    <w:rsid w:val="00B9021C"/>
    <w:rsid w:val="00B941BE"/>
    <w:rsid w:val="00BA2F1E"/>
    <w:rsid w:val="00BB173D"/>
    <w:rsid w:val="00BC3A86"/>
    <w:rsid w:val="00BC7D0A"/>
    <w:rsid w:val="00BC7D1C"/>
    <w:rsid w:val="00BD0903"/>
    <w:rsid w:val="00BE2305"/>
    <w:rsid w:val="00BF22FE"/>
    <w:rsid w:val="00C24FAF"/>
    <w:rsid w:val="00C2526B"/>
    <w:rsid w:val="00C32F28"/>
    <w:rsid w:val="00C41B55"/>
    <w:rsid w:val="00C716DF"/>
    <w:rsid w:val="00C73C86"/>
    <w:rsid w:val="00C76674"/>
    <w:rsid w:val="00C82E72"/>
    <w:rsid w:val="00C872D6"/>
    <w:rsid w:val="00C93D48"/>
    <w:rsid w:val="00C9567A"/>
    <w:rsid w:val="00CA1CD3"/>
    <w:rsid w:val="00CA3008"/>
    <w:rsid w:val="00CA31ED"/>
    <w:rsid w:val="00CB7F17"/>
    <w:rsid w:val="00CC0C36"/>
    <w:rsid w:val="00CD38F2"/>
    <w:rsid w:val="00CD53BF"/>
    <w:rsid w:val="00CE6DDE"/>
    <w:rsid w:val="00CF3531"/>
    <w:rsid w:val="00CF7B4B"/>
    <w:rsid w:val="00D05CF5"/>
    <w:rsid w:val="00D0685E"/>
    <w:rsid w:val="00D16885"/>
    <w:rsid w:val="00D450AB"/>
    <w:rsid w:val="00D50A8A"/>
    <w:rsid w:val="00D576C8"/>
    <w:rsid w:val="00D91C1E"/>
    <w:rsid w:val="00DA2BA8"/>
    <w:rsid w:val="00DE0CFD"/>
    <w:rsid w:val="00DE33BA"/>
    <w:rsid w:val="00DE36CC"/>
    <w:rsid w:val="00DE6EE4"/>
    <w:rsid w:val="00E01879"/>
    <w:rsid w:val="00E03E86"/>
    <w:rsid w:val="00E22B59"/>
    <w:rsid w:val="00E25DEC"/>
    <w:rsid w:val="00E4387E"/>
    <w:rsid w:val="00E60F95"/>
    <w:rsid w:val="00E62842"/>
    <w:rsid w:val="00E63B53"/>
    <w:rsid w:val="00E778B6"/>
    <w:rsid w:val="00E8061C"/>
    <w:rsid w:val="00E823ED"/>
    <w:rsid w:val="00E87EBF"/>
    <w:rsid w:val="00E95AD0"/>
    <w:rsid w:val="00EB424F"/>
    <w:rsid w:val="00EC4B9C"/>
    <w:rsid w:val="00EC715E"/>
    <w:rsid w:val="00ED3DDD"/>
    <w:rsid w:val="00F0009E"/>
    <w:rsid w:val="00F21179"/>
    <w:rsid w:val="00F332D5"/>
    <w:rsid w:val="00F47E26"/>
    <w:rsid w:val="00F60042"/>
    <w:rsid w:val="00F662F0"/>
    <w:rsid w:val="00F673F3"/>
    <w:rsid w:val="00F77390"/>
    <w:rsid w:val="00FB6922"/>
    <w:rsid w:val="00FCA893"/>
    <w:rsid w:val="00FD4700"/>
    <w:rsid w:val="00FD5D81"/>
    <w:rsid w:val="0104AE7C"/>
    <w:rsid w:val="018AF628"/>
    <w:rsid w:val="01B77315"/>
    <w:rsid w:val="01DEDBBF"/>
    <w:rsid w:val="02379FCF"/>
    <w:rsid w:val="024D78D0"/>
    <w:rsid w:val="02561B64"/>
    <w:rsid w:val="02C1A47C"/>
    <w:rsid w:val="033E305F"/>
    <w:rsid w:val="034270AC"/>
    <w:rsid w:val="034FED11"/>
    <w:rsid w:val="0363FEFB"/>
    <w:rsid w:val="03DFE0C9"/>
    <w:rsid w:val="03F49280"/>
    <w:rsid w:val="0437B9C1"/>
    <w:rsid w:val="0478764B"/>
    <w:rsid w:val="04A7367A"/>
    <w:rsid w:val="04C6967A"/>
    <w:rsid w:val="04DA00C0"/>
    <w:rsid w:val="04EB0F92"/>
    <w:rsid w:val="054065CF"/>
    <w:rsid w:val="0585D441"/>
    <w:rsid w:val="058A61D4"/>
    <w:rsid w:val="05A3D78A"/>
    <w:rsid w:val="065118AC"/>
    <w:rsid w:val="065CA8C4"/>
    <w:rsid w:val="0696BE7D"/>
    <w:rsid w:val="06EE0424"/>
    <w:rsid w:val="07001C19"/>
    <w:rsid w:val="0740BB0D"/>
    <w:rsid w:val="07CA6E2B"/>
    <w:rsid w:val="07D7ADBF"/>
    <w:rsid w:val="09326E33"/>
    <w:rsid w:val="0964B670"/>
    <w:rsid w:val="09AAF5BA"/>
    <w:rsid w:val="09E6266E"/>
    <w:rsid w:val="09FF554A"/>
    <w:rsid w:val="0A59BE67"/>
    <w:rsid w:val="0A6691EF"/>
    <w:rsid w:val="0ABB5CFA"/>
    <w:rsid w:val="0AD8883A"/>
    <w:rsid w:val="0B3019E7"/>
    <w:rsid w:val="0B304638"/>
    <w:rsid w:val="0B666CFE"/>
    <w:rsid w:val="0BDCD6A8"/>
    <w:rsid w:val="0BE8E84F"/>
    <w:rsid w:val="0BF9BE85"/>
    <w:rsid w:val="0C1D6CFA"/>
    <w:rsid w:val="0C8C210F"/>
    <w:rsid w:val="0D15B5FE"/>
    <w:rsid w:val="0D25E806"/>
    <w:rsid w:val="0D4A06A7"/>
    <w:rsid w:val="0DAF1100"/>
    <w:rsid w:val="0DD04200"/>
    <w:rsid w:val="0DEA072F"/>
    <w:rsid w:val="0DF9C3CF"/>
    <w:rsid w:val="0E1028FC"/>
    <w:rsid w:val="0E202F1F"/>
    <w:rsid w:val="0E345D1E"/>
    <w:rsid w:val="0E3DFBB4"/>
    <w:rsid w:val="0E604E6A"/>
    <w:rsid w:val="0EB90BE3"/>
    <w:rsid w:val="0EBE865B"/>
    <w:rsid w:val="0F2FAA36"/>
    <w:rsid w:val="0F6438B5"/>
    <w:rsid w:val="0F65F3E8"/>
    <w:rsid w:val="0F6C8BEF"/>
    <w:rsid w:val="0FABF95D"/>
    <w:rsid w:val="0FFF1B1E"/>
    <w:rsid w:val="1054F9FD"/>
    <w:rsid w:val="10788D5F"/>
    <w:rsid w:val="10C79153"/>
    <w:rsid w:val="1116FBB8"/>
    <w:rsid w:val="1117F6B1"/>
    <w:rsid w:val="112F2EDB"/>
    <w:rsid w:val="1147C9BE"/>
    <w:rsid w:val="11582814"/>
    <w:rsid w:val="1169F793"/>
    <w:rsid w:val="116A0E76"/>
    <w:rsid w:val="119948A5"/>
    <w:rsid w:val="11F85B71"/>
    <w:rsid w:val="121E0DD0"/>
    <w:rsid w:val="1222C18C"/>
    <w:rsid w:val="1226DA10"/>
    <w:rsid w:val="1261B0BB"/>
    <w:rsid w:val="12A2FDED"/>
    <w:rsid w:val="12BE44EB"/>
    <w:rsid w:val="12CA110E"/>
    <w:rsid w:val="13431952"/>
    <w:rsid w:val="137EF3CB"/>
    <w:rsid w:val="13877EE8"/>
    <w:rsid w:val="13C05160"/>
    <w:rsid w:val="13C2AA71"/>
    <w:rsid w:val="1465E16F"/>
    <w:rsid w:val="1466CF9D"/>
    <w:rsid w:val="1478D7B8"/>
    <w:rsid w:val="149544D5"/>
    <w:rsid w:val="149732F4"/>
    <w:rsid w:val="149D086A"/>
    <w:rsid w:val="14BA1704"/>
    <w:rsid w:val="15CABF20"/>
    <w:rsid w:val="15DF3577"/>
    <w:rsid w:val="15E40242"/>
    <w:rsid w:val="15E77630"/>
    <w:rsid w:val="15F2F6BB"/>
    <w:rsid w:val="16029FFE"/>
    <w:rsid w:val="16154774"/>
    <w:rsid w:val="161B3AE1"/>
    <w:rsid w:val="1663C494"/>
    <w:rsid w:val="166E3275"/>
    <w:rsid w:val="16C99840"/>
    <w:rsid w:val="177D714D"/>
    <w:rsid w:val="179D8231"/>
    <w:rsid w:val="17B70B42"/>
    <w:rsid w:val="17E15C58"/>
    <w:rsid w:val="18D01970"/>
    <w:rsid w:val="190C7B3F"/>
    <w:rsid w:val="19395292"/>
    <w:rsid w:val="19A90C8A"/>
    <w:rsid w:val="19B41774"/>
    <w:rsid w:val="19D2394A"/>
    <w:rsid w:val="19DE70EE"/>
    <w:rsid w:val="19E85A06"/>
    <w:rsid w:val="1A69807F"/>
    <w:rsid w:val="1A6B0F92"/>
    <w:rsid w:val="1ADE5A7A"/>
    <w:rsid w:val="1B08FDC0"/>
    <w:rsid w:val="1B315473"/>
    <w:rsid w:val="1B699C61"/>
    <w:rsid w:val="1BE08E07"/>
    <w:rsid w:val="1C06B89F"/>
    <w:rsid w:val="1C149DB8"/>
    <w:rsid w:val="1C70F354"/>
    <w:rsid w:val="1CAC008C"/>
    <w:rsid w:val="1CCCE47B"/>
    <w:rsid w:val="1CED9B62"/>
    <w:rsid w:val="1CEDAF04"/>
    <w:rsid w:val="1D0FB075"/>
    <w:rsid w:val="1D1FB167"/>
    <w:rsid w:val="1D3C9F06"/>
    <w:rsid w:val="1E04D62F"/>
    <w:rsid w:val="1EA45030"/>
    <w:rsid w:val="1F1016F1"/>
    <w:rsid w:val="1F710221"/>
    <w:rsid w:val="1F8CBC0C"/>
    <w:rsid w:val="1FA89416"/>
    <w:rsid w:val="1FBB6D1C"/>
    <w:rsid w:val="2046E19B"/>
    <w:rsid w:val="2081BBF1"/>
    <w:rsid w:val="20A15113"/>
    <w:rsid w:val="20D824D2"/>
    <w:rsid w:val="20E471AF"/>
    <w:rsid w:val="21DA4F10"/>
    <w:rsid w:val="21E0BCA8"/>
    <w:rsid w:val="2207F50F"/>
    <w:rsid w:val="221C2104"/>
    <w:rsid w:val="22309A98"/>
    <w:rsid w:val="22641963"/>
    <w:rsid w:val="22994A17"/>
    <w:rsid w:val="22BBE519"/>
    <w:rsid w:val="22C45306"/>
    <w:rsid w:val="22E034D8"/>
    <w:rsid w:val="23069E8D"/>
    <w:rsid w:val="2331B92F"/>
    <w:rsid w:val="237A793F"/>
    <w:rsid w:val="23D11EB0"/>
    <w:rsid w:val="240ED845"/>
    <w:rsid w:val="241CF274"/>
    <w:rsid w:val="24443C52"/>
    <w:rsid w:val="2485E7EA"/>
    <w:rsid w:val="2555780B"/>
    <w:rsid w:val="257028E0"/>
    <w:rsid w:val="26123C7D"/>
    <w:rsid w:val="262E18C3"/>
    <w:rsid w:val="26440E29"/>
    <w:rsid w:val="2656EA1B"/>
    <w:rsid w:val="266AED92"/>
    <w:rsid w:val="2690DDDE"/>
    <w:rsid w:val="26EE7448"/>
    <w:rsid w:val="26F2D0E4"/>
    <w:rsid w:val="2705C9BB"/>
    <w:rsid w:val="27982596"/>
    <w:rsid w:val="27BC81AF"/>
    <w:rsid w:val="27E984AA"/>
    <w:rsid w:val="2813CE4C"/>
    <w:rsid w:val="28289961"/>
    <w:rsid w:val="28535B42"/>
    <w:rsid w:val="285A3BA8"/>
    <w:rsid w:val="286155F2"/>
    <w:rsid w:val="288E4091"/>
    <w:rsid w:val="28BF9216"/>
    <w:rsid w:val="28C94DC9"/>
    <w:rsid w:val="28CCB8F7"/>
    <w:rsid w:val="29212BB1"/>
    <w:rsid w:val="293D89EA"/>
    <w:rsid w:val="294F765C"/>
    <w:rsid w:val="2959590D"/>
    <w:rsid w:val="29814B49"/>
    <w:rsid w:val="299D210C"/>
    <w:rsid w:val="2A45071B"/>
    <w:rsid w:val="2BC64207"/>
    <w:rsid w:val="2BD7614E"/>
    <w:rsid w:val="2C00EE8B"/>
    <w:rsid w:val="2C87171E"/>
    <w:rsid w:val="2C8FF2D2"/>
    <w:rsid w:val="2CCADF1D"/>
    <w:rsid w:val="2CD22B74"/>
    <w:rsid w:val="2D545737"/>
    <w:rsid w:val="2D621268"/>
    <w:rsid w:val="2DDAB9F8"/>
    <w:rsid w:val="2DFB6349"/>
    <w:rsid w:val="2DFD1958"/>
    <w:rsid w:val="2E299824"/>
    <w:rsid w:val="2E5C9E67"/>
    <w:rsid w:val="2E97DAE5"/>
    <w:rsid w:val="2EA0704B"/>
    <w:rsid w:val="2EAA40E7"/>
    <w:rsid w:val="2EF1B5F2"/>
    <w:rsid w:val="2F038FF3"/>
    <w:rsid w:val="2F2ED39A"/>
    <w:rsid w:val="2F388F4D"/>
    <w:rsid w:val="2FBEB7E0"/>
    <w:rsid w:val="2FCD2D94"/>
    <w:rsid w:val="2FD7A468"/>
    <w:rsid w:val="304F55CB"/>
    <w:rsid w:val="30D1DA93"/>
    <w:rsid w:val="315A8841"/>
    <w:rsid w:val="31970626"/>
    <w:rsid w:val="31BB7B87"/>
    <w:rsid w:val="31CF7BA7"/>
    <w:rsid w:val="32000035"/>
    <w:rsid w:val="324EABE8"/>
    <w:rsid w:val="32636C89"/>
    <w:rsid w:val="32F8B36F"/>
    <w:rsid w:val="3328E961"/>
    <w:rsid w:val="332E9C3F"/>
    <w:rsid w:val="334EDBE9"/>
    <w:rsid w:val="3368D521"/>
    <w:rsid w:val="33D94172"/>
    <w:rsid w:val="340C0070"/>
    <w:rsid w:val="34A071DB"/>
    <w:rsid w:val="34AF98B9"/>
    <w:rsid w:val="34BA6525"/>
    <w:rsid w:val="3504A582"/>
    <w:rsid w:val="35108B88"/>
    <w:rsid w:val="35316AB1"/>
    <w:rsid w:val="35682F03"/>
    <w:rsid w:val="35864CAA"/>
    <w:rsid w:val="362DF964"/>
    <w:rsid w:val="363321C7"/>
    <w:rsid w:val="36612145"/>
    <w:rsid w:val="36B0306F"/>
    <w:rsid w:val="3709F23A"/>
    <w:rsid w:val="3710E234"/>
    <w:rsid w:val="371F280E"/>
    <w:rsid w:val="374046A6"/>
    <w:rsid w:val="3756A778"/>
    <w:rsid w:val="377F579D"/>
    <w:rsid w:val="381B24EF"/>
    <w:rsid w:val="38250F93"/>
    <w:rsid w:val="383262F4"/>
    <w:rsid w:val="387274BE"/>
    <w:rsid w:val="38761F23"/>
    <w:rsid w:val="389C76D5"/>
    <w:rsid w:val="38ACB295"/>
    <w:rsid w:val="39AD27D3"/>
    <w:rsid w:val="39B4AA9F"/>
    <w:rsid w:val="39BDC9E3"/>
    <w:rsid w:val="3A4882F6"/>
    <w:rsid w:val="3AF2EFCA"/>
    <w:rsid w:val="3B4387F8"/>
    <w:rsid w:val="3B532C1A"/>
    <w:rsid w:val="3B614C0D"/>
    <w:rsid w:val="3B9FFAB0"/>
    <w:rsid w:val="3BD6CC1C"/>
    <w:rsid w:val="3BE03D7C"/>
    <w:rsid w:val="3C354799"/>
    <w:rsid w:val="3CC149CB"/>
    <w:rsid w:val="3D42D44F"/>
    <w:rsid w:val="3D77D57E"/>
    <w:rsid w:val="3D7E8623"/>
    <w:rsid w:val="3D8023B8"/>
    <w:rsid w:val="3D81D14B"/>
    <w:rsid w:val="3DA9AA6B"/>
    <w:rsid w:val="3DBB90CD"/>
    <w:rsid w:val="3EA1A478"/>
    <w:rsid w:val="3EB8D128"/>
    <w:rsid w:val="3EDCB587"/>
    <w:rsid w:val="3EDCDD1E"/>
    <w:rsid w:val="3F57834D"/>
    <w:rsid w:val="3F950283"/>
    <w:rsid w:val="3FA18DC4"/>
    <w:rsid w:val="3FC8C6F0"/>
    <w:rsid w:val="3FFF7B4C"/>
    <w:rsid w:val="401F91FA"/>
    <w:rsid w:val="4049BEEB"/>
    <w:rsid w:val="4051BC96"/>
    <w:rsid w:val="41747339"/>
    <w:rsid w:val="41884D9E"/>
    <w:rsid w:val="4197D814"/>
    <w:rsid w:val="41BDDB7B"/>
    <w:rsid w:val="41DBF1C7"/>
    <w:rsid w:val="4242A4E9"/>
    <w:rsid w:val="428F01F0"/>
    <w:rsid w:val="42CBD93D"/>
    <w:rsid w:val="4351D330"/>
    <w:rsid w:val="43CE303A"/>
    <w:rsid w:val="43E71702"/>
    <w:rsid w:val="44064E10"/>
    <w:rsid w:val="4424C204"/>
    <w:rsid w:val="4442F4F6"/>
    <w:rsid w:val="44989217"/>
    <w:rsid w:val="4498D812"/>
    <w:rsid w:val="44C2327A"/>
    <w:rsid w:val="44F7BD9F"/>
    <w:rsid w:val="451CD65E"/>
    <w:rsid w:val="45252DB9"/>
    <w:rsid w:val="4568F5B8"/>
    <w:rsid w:val="458D9DD9"/>
    <w:rsid w:val="45DC6BBA"/>
    <w:rsid w:val="45E82A4F"/>
    <w:rsid w:val="46082428"/>
    <w:rsid w:val="463992FC"/>
    <w:rsid w:val="463C8224"/>
    <w:rsid w:val="465769FE"/>
    <w:rsid w:val="47153EAA"/>
    <w:rsid w:val="47B0B6C0"/>
    <w:rsid w:val="480C7FDB"/>
    <w:rsid w:val="486B58D9"/>
    <w:rsid w:val="4893E17C"/>
    <w:rsid w:val="48A60C1E"/>
    <w:rsid w:val="48E07449"/>
    <w:rsid w:val="4905049C"/>
    <w:rsid w:val="497133BE"/>
    <w:rsid w:val="4992E4ED"/>
    <w:rsid w:val="49A58653"/>
    <w:rsid w:val="4A15AB56"/>
    <w:rsid w:val="4A21C0A7"/>
    <w:rsid w:val="4A2A0680"/>
    <w:rsid w:val="4A711F12"/>
    <w:rsid w:val="4AC8D505"/>
    <w:rsid w:val="4B3BF0D9"/>
    <w:rsid w:val="4B3DF350"/>
    <w:rsid w:val="4B6F982B"/>
    <w:rsid w:val="4BA781BC"/>
    <w:rsid w:val="4BA9FB60"/>
    <w:rsid w:val="4BB17BB7"/>
    <w:rsid w:val="4C0CEF73"/>
    <w:rsid w:val="4C3523A5"/>
    <w:rsid w:val="4C8DC6A4"/>
    <w:rsid w:val="4C9A39E9"/>
    <w:rsid w:val="4CA14CEE"/>
    <w:rsid w:val="4D36528E"/>
    <w:rsid w:val="4D54EBD8"/>
    <w:rsid w:val="4D905415"/>
    <w:rsid w:val="4E38601B"/>
    <w:rsid w:val="4E3E0E13"/>
    <w:rsid w:val="4E81BC3B"/>
    <w:rsid w:val="4F16B70F"/>
    <w:rsid w:val="5014C7D7"/>
    <w:rsid w:val="502BB94B"/>
    <w:rsid w:val="5073C4C4"/>
    <w:rsid w:val="5124B41F"/>
    <w:rsid w:val="512A17BA"/>
    <w:rsid w:val="51A489B4"/>
    <w:rsid w:val="51A8CBF9"/>
    <w:rsid w:val="523DCC75"/>
    <w:rsid w:val="526B40B2"/>
    <w:rsid w:val="52AAFBFD"/>
    <w:rsid w:val="5307E352"/>
    <w:rsid w:val="532236AA"/>
    <w:rsid w:val="533C0501"/>
    <w:rsid w:val="5389B075"/>
    <w:rsid w:val="5399DC1D"/>
    <w:rsid w:val="545CC598"/>
    <w:rsid w:val="5509F0D3"/>
    <w:rsid w:val="550BB4E1"/>
    <w:rsid w:val="55167FD8"/>
    <w:rsid w:val="558D76E7"/>
    <w:rsid w:val="55B1D197"/>
    <w:rsid w:val="55BC38ED"/>
    <w:rsid w:val="55C36FA1"/>
    <w:rsid w:val="56070273"/>
    <w:rsid w:val="5628E8AC"/>
    <w:rsid w:val="566285EF"/>
    <w:rsid w:val="56A9114C"/>
    <w:rsid w:val="56BCEAC7"/>
    <w:rsid w:val="56D3FCAD"/>
    <w:rsid w:val="5767C0AD"/>
    <w:rsid w:val="576BA0F4"/>
    <w:rsid w:val="5821741F"/>
    <w:rsid w:val="58314C56"/>
    <w:rsid w:val="58906BEE"/>
    <w:rsid w:val="58FD145C"/>
    <w:rsid w:val="5906D78E"/>
    <w:rsid w:val="590B999F"/>
    <w:rsid w:val="59551751"/>
    <w:rsid w:val="599A6C62"/>
    <w:rsid w:val="5A7B1A7B"/>
    <w:rsid w:val="5A8828A4"/>
    <w:rsid w:val="5A9BC253"/>
    <w:rsid w:val="5ABBED22"/>
    <w:rsid w:val="5AD51A20"/>
    <w:rsid w:val="5B4B038B"/>
    <w:rsid w:val="5B774B0C"/>
    <w:rsid w:val="5B8A11A4"/>
    <w:rsid w:val="5BA67662"/>
    <w:rsid w:val="5C0F1630"/>
    <w:rsid w:val="5C17937D"/>
    <w:rsid w:val="5C94885B"/>
    <w:rsid w:val="5CBAE339"/>
    <w:rsid w:val="5D63DD11"/>
    <w:rsid w:val="5D947988"/>
    <w:rsid w:val="5DAF1356"/>
    <w:rsid w:val="5E0E450A"/>
    <w:rsid w:val="5E6583A9"/>
    <w:rsid w:val="5F12E495"/>
    <w:rsid w:val="5F8F5E45"/>
    <w:rsid w:val="5FC6D700"/>
    <w:rsid w:val="600E882C"/>
    <w:rsid w:val="60222980"/>
    <w:rsid w:val="605BD8F4"/>
    <w:rsid w:val="609C4721"/>
    <w:rsid w:val="60D465AE"/>
    <w:rsid w:val="61161355"/>
    <w:rsid w:val="612B2EA6"/>
    <w:rsid w:val="6170E944"/>
    <w:rsid w:val="618ED397"/>
    <w:rsid w:val="61B374AE"/>
    <w:rsid w:val="62112879"/>
    <w:rsid w:val="622A52E8"/>
    <w:rsid w:val="62420F32"/>
    <w:rsid w:val="626D6EC2"/>
    <w:rsid w:val="6340EDF4"/>
    <w:rsid w:val="6356B0AB"/>
    <w:rsid w:val="63C73F50"/>
    <w:rsid w:val="63E55AB9"/>
    <w:rsid w:val="63EB1707"/>
    <w:rsid w:val="6425B523"/>
    <w:rsid w:val="644D2F85"/>
    <w:rsid w:val="64AFD3F4"/>
    <w:rsid w:val="64C26CD5"/>
    <w:rsid w:val="64D24F6B"/>
    <w:rsid w:val="64D573BF"/>
    <w:rsid w:val="64DC491A"/>
    <w:rsid w:val="64F1521C"/>
    <w:rsid w:val="64F64766"/>
    <w:rsid w:val="64FD38F2"/>
    <w:rsid w:val="6514571C"/>
    <w:rsid w:val="65BD76CA"/>
    <w:rsid w:val="65C0831A"/>
    <w:rsid w:val="65D1E645"/>
    <w:rsid w:val="65E21CD3"/>
    <w:rsid w:val="6604B3E6"/>
    <w:rsid w:val="666CC293"/>
    <w:rsid w:val="669217C7"/>
    <w:rsid w:val="675313AE"/>
    <w:rsid w:val="67548B0D"/>
    <w:rsid w:val="6761280C"/>
    <w:rsid w:val="67C108BA"/>
    <w:rsid w:val="67EE4336"/>
    <w:rsid w:val="68145F17"/>
    <w:rsid w:val="681F5CD4"/>
    <w:rsid w:val="6848FBF4"/>
    <w:rsid w:val="68A8A596"/>
    <w:rsid w:val="68E8B2C6"/>
    <w:rsid w:val="693B16F9"/>
    <w:rsid w:val="69793CC8"/>
    <w:rsid w:val="69B94574"/>
    <w:rsid w:val="69BB2D35"/>
    <w:rsid w:val="6A09FF4E"/>
    <w:rsid w:val="6A388547"/>
    <w:rsid w:val="6A60FA88"/>
    <w:rsid w:val="6A98A4B8"/>
    <w:rsid w:val="6AB8DF96"/>
    <w:rsid w:val="6ACCAB11"/>
    <w:rsid w:val="6AE675E7"/>
    <w:rsid w:val="6AE8254B"/>
    <w:rsid w:val="6B174242"/>
    <w:rsid w:val="6C687B72"/>
    <w:rsid w:val="6CB9561F"/>
    <w:rsid w:val="6CCF3675"/>
    <w:rsid w:val="6CE7D03A"/>
    <w:rsid w:val="6D04266A"/>
    <w:rsid w:val="6D81ABE1"/>
    <w:rsid w:val="6E119F34"/>
    <w:rsid w:val="6E2021EE"/>
    <w:rsid w:val="6E940433"/>
    <w:rsid w:val="6EBF5441"/>
    <w:rsid w:val="6F2E9677"/>
    <w:rsid w:val="6F49766D"/>
    <w:rsid w:val="6FC166BE"/>
    <w:rsid w:val="6FFFA88D"/>
    <w:rsid w:val="70008D07"/>
    <w:rsid w:val="701F70FC"/>
    <w:rsid w:val="706799FA"/>
    <w:rsid w:val="709EEC8E"/>
    <w:rsid w:val="70D1108A"/>
    <w:rsid w:val="70E30194"/>
    <w:rsid w:val="70FF3B1C"/>
    <w:rsid w:val="711394A3"/>
    <w:rsid w:val="714E4127"/>
    <w:rsid w:val="71ACE4E7"/>
    <w:rsid w:val="71D24186"/>
    <w:rsid w:val="71D4CA6E"/>
    <w:rsid w:val="725FB316"/>
    <w:rsid w:val="727ED1F5"/>
    <w:rsid w:val="72BC538C"/>
    <w:rsid w:val="72BE9499"/>
    <w:rsid w:val="72FA98E3"/>
    <w:rsid w:val="7328D856"/>
    <w:rsid w:val="7348B548"/>
    <w:rsid w:val="739F7E0E"/>
    <w:rsid w:val="73E52D81"/>
    <w:rsid w:val="74165F76"/>
    <w:rsid w:val="746BF175"/>
    <w:rsid w:val="74E485A9"/>
    <w:rsid w:val="74F1F9C5"/>
    <w:rsid w:val="75043837"/>
    <w:rsid w:val="7507DA65"/>
    <w:rsid w:val="7533DAE7"/>
    <w:rsid w:val="757E99DE"/>
    <w:rsid w:val="761E4F99"/>
    <w:rsid w:val="76638D5B"/>
    <w:rsid w:val="768056A7"/>
    <w:rsid w:val="76DBADC3"/>
    <w:rsid w:val="77195473"/>
    <w:rsid w:val="772FC1DC"/>
    <w:rsid w:val="77520B75"/>
    <w:rsid w:val="77B1BD6E"/>
    <w:rsid w:val="77BD82AB"/>
    <w:rsid w:val="77EE871F"/>
    <w:rsid w:val="77FB7DB7"/>
    <w:rsid w:val="783681A4"/>
    <w:rsid w:val="784B4011"/>
    <w:rsid w:val="78A44BAF"/>
    <w:rsid w:val="79312033"/>
    <w:rsid w:val="79560AC8"/>
    <w:rsid w:val="7959530C"/>
    <w:rsid w:val="79653652"/>
    <w:rsid w:val="79664701"/>
    <w:rsid w:val="798A0F78"/>
    <w:rsid w:val="79A5BD49"/>
    <w:rsid w:val="79E2BC0C"/>
    <w:rsid w:val="7A3F5B86"/>
    <w:rsid w:val="7ACCDFD1"/>
    <w:rsid w:val="7B39FD81"/>
    <w:rsid w:val="7B45B1F1"/>
    <w:rsid w:val="7B5B5361"/>
    <w:rsid w:val="7B60AA02"/>
    <w:rsid w:val="7B703676"/>
    <w:rsid w:val="7C6E0FBE"/>
    <w:rsid w:val="7CA752D0"/>
    <w:rsid w:val="7CF4490E"/>
    <w:rsid w:val="7D316101"/>
    <w:rsid w:val="7D7F543C"/>
    <w:rsid w:val="7DFA2884"/>
    <w:rsid w:val="7DFFF9FE"/>
    <w:rsid w:val="7E09E01F"/>
    <w:rsid w:val="7E1058D2"/>
    <w:rsid w:val="7E831A8D"/>
    <w:rsid w:val="7E8DFE11"/>
    <w:rsid w:val="7F131110"/>
    <w:rsid w:val="7F654283"/>
    <w:rsid w:val="7F66B48B"/>
    <w:rsid w:val="7F979386"/>
    <w:rsid w:val="7FC0B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54C7"/>
  <w15:docId w15:val="{E12C9A49-B530-4738-8E1B-1A3DC3B3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 Light" w:eastAsia="Lato Light" w:hAnsi="Lato Light" w:cs="Lato Light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Montserrat" w:eastAsia="Montserrat" w:hAnsi="Montserrat" w:cs="Montserrat"/>
      <w:b/>
      <w:color w:val="0061F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ind w:left="720" w:hanging="360"/>
      <w:outlineLvl w:val="1"/>
    </w:pPr>
    <w:rPr>
      <w:rFonts w:ascii="Cambria" w:eastAsia="Cambria" w:hAnsi="Cambria" w:cs="Cambria"/>
      <w:b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ind w:left="720" w:hanging="360"/>
      <w:outlineLvl w:val="2"/>
    </w:pPr>
    <w:rPr>
      <w:rFonts w:ascii="Cambria" w:eastAsia="Cambria" w:hAnsi="Cambria" w:cs="Cambria"/>
      <w:b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ind w:left="720" w:hanging="360"/>
      <w:outlineLvl w:val="3"/>
    </w:pPr>
    <w:rPr>
      <w:rFonts w:ascii="Cambria" w:eastAsia="Cambria" w:hAnsi="Cambria" w:cs="Cambria"/>
      <w:b/>
      <w:color w:val="4F81BD"/>
    </w:rPr>
  </w:style>
  <w:style w:type="paragraph" w:styleId="Heading5">
    <w:name w:val="heading 5"/>
    <w:basedOn w:val="Normal"/>
    <w:next w:val="Normal"/>
    <w:pPr>
      <w:keepNext/>
      <w:keepLines/>
      <w:tabs>
        <w:tab w:val="left" w:pos="1418"/>
      </w:tabs>
      <w:spacing w:before="240" w:after="120" w:line="240" w:lineRule="auto"/>
      <w:jc w:val="both"/>
      <w:outlineLvl w:val="4"/>
    </w:pPr>
    <w:rPr>
      <w:rFonts w:ascii="Arial" w:eastAsia="Arial" w:hAnsi="Arial" w:cs="Arial"/>
      <w:b/>
      <w:sz w:val="24"/>
      <w:szCs w:val="24"/>
    </w:rPr>
  </w:style>
  <w:style w:type="paragraph" w:styleId="Heading6">
    <w:name w:val="heading 6"/>
    <w:basedOn w:val="Normal"/>
    <w:next w:val="Normal"/>
    <w:pPr>
      <w:keepNext/>
      <w:keepLines/>
      <w:tabs>
        <w:tab w:val="left" w:pos="1418"/>
      </w:tabs>
      <w:spacing w:before="240" w:after="120" w:line="240" w:lineRule="auto"/>
      <w:jc w:val="both"/>
      <w:outlineLvl w:val="5"/>
    </w:pPr>
    <w:rPr>
      <w:rFonts w:ascii="Arial" w:eastAsia="Arial" w:hAnsi="Arial" w:cs="Arial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rFonts w:ascii="Montserrat" w:eastAsia="Montserrat" w:hAnsi="Montserrat" w:cs="Montserrat"/>
      <w:b/>
      <w:color w:val="0061FF"/>
      <w:sz w:val="36"/>
      <w:szCs w:val="36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F600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042"/>
  </w:style>
  <w:style w:type="paragraph" w:styleId="Footer">
    <w:name w:val="footer"/>
    <w:basedOn w:val="Normal"/>
    <w:link w:val="FooterChar"/>
    <w:uiPriority w:val="99"/>
    <w:unhideWhenUsed/>
    <w:rsid w:val="00F600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042"/>
  </w:style>
  <w:style w:type="character" w:styleId="CommentReference">
    <w:name w:val="annotation reference"/>
    <w:basedOn w:val="DefaultParagraphFont"/>
    <w:uiPriority w:val="99"/>
    <w:semiHidden/>
    <w:unhideWhenUsed/>
    <w:rsid w:val="00D168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8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8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8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88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920A1"/>
    <w:pPr>
      <w:spacing w:after="0" w:line="240" w:lineRule="auto"/>
    </w:pPr>
  </w:style>
  <w:style w:type="paragraph" w:customStyle="1" w:styleId="pf0">
    <w:name w:val="pf0"/>
    <w:basedOn w:val="Normal"/>
    <w:rsid w:val="00205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205821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1248</Words>
  <Characters>7119</Characters>
  <Application>Microsoft Office Word</Application>
  <DocSecurity>4</DocSecurity>
  <Lines>59</Lines>
  <Paragraphs>16</Paragraphs>
  <ScaleCrop>false</ScaleCrop>
  <Company/>
  <LinksUpToDate>false</LinksUpToDate>
  <CharactersWithSpaces>8351</CharactersWithSpaces>
  <SharedDoc>false</SharedDoc>
  <HLinks>
    <vt:vector size="24" baseType="variant"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_Toc192605973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_Toc192605972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_Toc192605971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_Toc192605970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Kowalowka Anna</dc:creator>
  <cp:keywords/>
  <cp:lastModifiedBy>Enrico Cicerano</cp:lastModifiedBy>
  <cp:revision>115</cp:revision>
  <dcterms:created xsi:type="dcterms:W3CDTF">2025-03-14T18:34:00Z</dcterms:created>
  <dcterms:modified xsi:type="dcterms:W3CDTF">2025-03-27T17:54:00Z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55775f-ddf1-4a0d-93eb-eb1e96abcbb1_Enabled">
    <vt:lpwstr>true</vt:lpwstr>
  </property>
  <property fmtid="{D5CDD505-2E9C-101B-9397-08002B2CF9AE}" pid="3" name="MSIP_Label_f155775f-ddf1-4a0d-93eb-eb1e96abcbb1_SetDate">
    <vt:lpwstr>2025-03-12T16:03:13Z</vt:lpwstr>
  </property>
  <property fmtid="{D5CDD505-2E9C-101B-9397-08002B2CF9AE}" pid="4" name="MSIP_Label_f155775f-ddf1-4a0d-93eb-eb1e96abcbb1_Method">
    <vt:lpwstr>Standard</vt:lpwstr>
  </property>
  <property fmtid="{D5CDD505-2E9C-101B-9397-08002B2CF9AE}" pid="5" name="MSIP_Label_f155775f-ddf1-4a0d-93eb-eb1e96abcbb1_Name">
    <vt:lpwstr>Public</vt:lpwstr>
  </property>
  <property fmtid="{D5CDD505-2E9C-101B-9397-08002B2CF9AE}" pid="6" name="MSIP_Label_f155775f-ddf1-4a0d-93eb-eb1e96abcbb1_SiteId">
    <vt:lpwstr>a7951234-1d7a-4bf7-9625-60faed175df2</vt:lpwstr>
  </property>
  <property fmtid="{D5CDD505-2E9C-101B-9397-08002B2CF9AE}" pid="7" name="MSIP_Label_f155775f-ddf1-4a0d-93eb-eb1e96abcbb1_ActionId">
    <vt:lpwstr>89b0153c-1190-4ccc-9896-d260736612c1</vt:lpwstr>
  </property>
  <property fmtid="{D5CDD505-2E9C-101B-9397-08002B2CF9AE}" pid="8" name="MSIP_Label_f155775f-ddf1-4a0d-93eb-eb1e96abcbb1_ContentBits">
    <vt:lpwstr>0</vt:lpwstr>
  </property>
  <property fmtid="{D5CDD505-2E9C-101B-9397-08002B2CF9AE}" pid="9" name="MSIP_Label_f155775f-ddf1-4a0d-93eb-eb1e96abcbb1_Tag">
    <vt:lpwstr>10, 3, 0, 1</vt:lpwstr>
  </property>
</Properties>
</file>